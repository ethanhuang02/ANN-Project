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86F8E" w14:textId="67A6572C" w:rsidR="00B54B59" w:rsidRPr="00C01C39" w:rsidRDefault="00016820" w:rsidP="0061679E">
      <w:pPr>
        <w:jc w:val="center"/>
        <w:rPr>
          <w:rFonts w:ascii="Times New Roman" w:eastAsia="標楷體" w:hAnsi="Times New Roman" w:cs="Times New Roman"/>
          <w:sz w:val="36"/>
          <w:szCs w:val="36"/>
        </w:rPr>
      </w:pPr>
      <w:bookmarkStart w:id="0" w:name="_Hlk58868474"/>
      <w:bookmarkEnd w:id="0"/>
      <w:r w:rsidRPr="00C01C39">
        <w:rPr>
          <w:rFonts w:ascii="Times New Roman" w:eastAsia="標楷體" w:hAnsi="Times New Roman" w:cs="Times New Roman"/>
          <w:sz w:val="36"/>
          <w:szCs w:val="36"/>
        </w:rPr>
        <w:t>國立成功大學</w:t>
      </w:r>
    </w:p>
    <w:p w14:paraId="736B2998" w14:textId="5A88649A" w:rsidR="00016820" w:rsidRPr="00C01C39" w:rsidRDefault="006D6E78" w:rsidP="0061679E">
      <w:pPr>
        <w:jc w:val="center"/>
        <w:rPr>
          <w:rFonts w:ascii="Times New Roman" w:eastAsia="標楷體" w:hAnsi="Times New Roman" w:cs="Times New Roman"/>
          <w:sz w:val="36"/>
          <w:szCs w:val="36"/>
        </w:rPr>
      </w:pPr>
      <w:r w:rsidRPr="00C01C39">
        <w:rPr>
          <w:rFonts w:ascii="Times New Roman" w:eastAsia="標楷體" w:hAnsi="Times New Roman" w:cs="Times New Roman"/>
          <w:sz w:val="36"/>
          <w:szCs w:val="36"/>
        </w:rPr>
        <w:t>工業與資訊管理學系</w:t>
      </w:r>
    </w:p>
    <w:p w14:paraId="356E9D6C" w14:textId="72BA318C" w:rsidR="006D6E78" w:rsidRPr="00C01C39" w:rsidRDefault="006D6E78" w:rsidP="0061679E">
      <w:pPr>
        <w:jc w:val="center"/>
        <w:rPr>
          <w:rFonts w:ascii="Times New Roman" w:eastAsia="標楷體" w:hAnsi="Times New Roman" w:cs="Times New Roman"/>
          <w:sz w:val="36"/>
          <w:szCs w:val="36"/>
        </w:rPr>
      </w:pPr>
      <w:r w:rsidRPr="00C01C39">
        <w:rPr>
          <w:rFonts w:ascii="Times New Roman" w:eastAsia="標楷體" w:hAnsi="Times New Roman" w:cs="Times New Roman"/>
          <w:sz w:val="36"/>
          <w:szCs w:val="36"/>
        </w:rPr>
        <w:t>類神經網路期末報告</w:t>
      </w:r>
    </w:p>
    <w:p w14:paraId="375B4A7C" w14:textId="444559CD" w:rsidR="003A6FDF" w:rsidRPr="00022FDD" w:rsidRDefault="003A6FDF" w:rsidP="0061679E">
      <w:pPr>
        <w:jc w:val="center"/>
        <w:rPr>
          <w:rFonts w:ascii="標楷體" w:eastAsia="標楷體" w:hAnsi="標楷體"/>
          <w:sz w:val="28"/>
          <w:szCs w:val="28"/>
        </w:rPr>
      </w:pPr>
    </w:p>
    <w:p w14:paraId="534B7A38" w14:textId="7F8FB666" w:rsidR="003A6FDF" w:rsidRDefault="006A2CFF" w:rsidP="0061679E">
      <w:pPr>
        <w:jc w:val="center"/>
        <w:rPr>
          <w:rFonts w:ascii="Times New Roman" w:eastAsia="標楷體" w:hAnsi="Times New Roman" w:cs="Times New Roman"/>
          <w:sz w:val="40"/>
          <w:szCs w:val="40"/>
        </w:rPr>
      </w:pPr>
      <w:r w:rsidRPr="00C01C39">
        <w:rPr>
          <w:rFonts w:ascii="Times New Roman" w:eastAsia="標楷體" w:hAnsi="Times New Roman" w:cs="Times New Roman"/>
          <w:sz w:val="40"/>
          <w:szCs w:val="40"/>
        </w:rPr>
        <w:t>使用人工神經網絡預測股市指數</w:t>
      </w:r>
    </w:p>
    <w:p w14:paraId="47556815" w14:textId="77777777" w:rsidR="00022FDD" w:rsidRPr="00022FDD" w:rsidRDefault="00022FDD" w:rsidP="0061679E">
      <w:pPr>
        <w:jc w:val="center"/>
        <w:rPr>
          <w:rFonts w:ascii="標楷體" w:eastAsia="標楷體" w:hAnsi="標楷體"/>
          <w:sz w:val="28"/>
          <w:szCs w:val="28"/>
        </w:rPr>
      </w:pPr>
    </w:p>
    <w:p w14:paraId="7EC5819E" w14:textId="3EAE5F10" w:rsidR="003A6FDF" w:rsidRPr="00C01C39" w:rsidRDefault="006A2CFF" w:rsidP="0061679E">
      <w:pPr>
        <w:jc w:val="center"/>
        <w:rPr>
          <w:rFonts w:ascii="Times New Roman" w:eastAsia="標楷體" w:hAnsi="Times New Roman" w:cs="Times New Roman"/>
          <w:sz w:val="28"/>
          <w:szCs w:val="28"/>
        </w:rPr>
      </w:pPr>
      <w:r w:rsidRPr="00C01C39">
        <w:rPr>
          <w:rFonts w:ascii="Times New Roman" w:eastAsia="標楷體" w:hAnsi="Times New Roman" w:cs="Times New Roman"/>
          <w:sz w:val="32"/>
          <w:szCs w:val="32"/>
        </w:rPr>
        <w:t>Stock market index prediction using artificial neural network</w:t>
      </w:r>
    </w:p>
    <w:p w14:paraId="10A90380" w14:textId="3286BF60" w:rsidR="003A6FDF" w:rsidRPr="00022FDD" w:rsidRDefault="003A6FDF" w:rsidP="0061679E">
      <w:pPr>
        <w:jc w:val="center"/>
        <w:rPr>
          <w:rFonts w:ascii="標楷體" w:eastAsia="標楷體" w:hAnsi="標楷體"/>
          <w:sz w:val="28"/>
          <w:szCs w:val="28"/>
        </w:rPr>
      </w:pPr>
    </w:p>
    <w:p w14:paraId="7668A63B" w14:textId="77777777" w:rsidR="00022FDD" w:rsidRPr="00022FDD" w:rsidRDefault="00022FDD" w:rsidP="0061679E">
      <w:pPr>
        <w:jc w:val="center"/>
        <w:rPr>
          <w:rFonts w:ascii="標楷體" w:eastAsia="標楷體" w:hAnsi="標楷體"/>
          <w:sz w:val="28"/>
          <w:szCs w:val="28"/>
        </w:rPr>
      </w:pPr>
    </w:p>
    <w:p w14:paraId="14BC8444" w14:textId="77777777" w:rsidR="003A6FDF" w:rsidRPr="00C01C39" w:rsidRDefault="003A6FDF" w:rsidP="0061679E">
      <w:pPr>
        <w:jc w:val="center"/>
        <w:rPr>
          <w:rFonts w:ascii="Times New Roman" w:eastAsia="標楷體" w:hAnsi="Times New Roman" w:cs="Times New Roman"/>
          <w:sz w:val="36"/>
          <w:szCs w:val="36"/>
        </w:rPr>
      </w:pPr>
      <w:r w:rsidRPr="00C01C39">
        <w:rPr>
          <w:rFonts w:ascii="Times New Roman" w:eastAsia="標楷體" w:hAnsi="Times New Roman" w:cs="Times New Roman"/>
          <w:sz w:val="36"/>
          <w:szCs w:val="36"/>
        </w:rPr>
        <w:t>指導老師：王泰裕教授</w:t>
      </w:r>
    </w:p>
    <w:p w14:paraId="53005019" w14:textId="098556C2" w:rsidR="006A2CFF" w:rsidRPr="00C01C39" w:rsidRDefault="006A2CFF" w:rsidP="006A2CFF">
      <w:pPr>
        <w:ind w:left="480"/>
        <w:rPr>
          <w:rFonts w:ascii="Times New Roman" w:eastAsia="標楷體" w:hAnsi="Times New Roman" w:cs="Times New Roman"/>
          <w:sz w:val="36"/>
          <w:szCs w:val="36"/>
        </w:rPr>
      </w:pPr>
      <w:r w:rsidRPr="00C01C39">
        <w:rPr>
          <w:rFonts w:ascii="Times New Roman" w:eastAsia="標楷體" w:hAnsi="Times New Roman" w:cs="Times New Roman"/>
          <w:sz w:val="36"/>
          <w:szCs w:val="36"/>
        </w:rPr>
        <w:t xml:space="preserve">    </w:t>
      </w:r>
      <w:r w:rsidRPr="00C01C39">
        <w:rPr>
          <w:rFonts w:ascii="Times New Roman" w:eastAsia="標楷體" w:hAnsi="Times New Roman" w:cs="Times New Roman"/>
          <w:sz w:val="36"/>
          <w:szCs w:val="36"/>
        </w:rPr>
        <w:t>學生：</w:t>
      </w:r>
      <w:r w:rsidRPr="00C01C39">
        <w:rPr>
          <w:rFonts w:ascii="Times New Roman" w:eastAsia="標楷體" w:hAnsi="Times New Roman" w:cs="Times New Roman"/>
          <w:sz w:val="36"/>
          <w:szCs w:val="36"/>
        </w:rPr>
        <w:tab/>
      </w:r>
      <w:r w:rsidR="003A6FDF" w:rsidRPr="00C01C39">
        <w:rPr>
          <w:rFonts w:ascii="Times New Roman" w:eastAsia="標楷體" w:hAnsi="Times New Roman" w:cs="Times New Roman"/>
          <w:sz w:val="36"/>
          <w:szCs w:val="36"/>
        </w:rPr>
        <w:t xml:space="preserve">1. </w:t>
      </w:r>
      <w:r w:rsidR="003A6FDF" w:rsidRPr="00C01C39">
        <w:rPr>
          <w:rFonts w:ascii="Times New Roman" w:eastAsia="標楷體" w:hAnsi="Times New Roman" w:cs="Times New Roman"/>
          <w:sz w:val="36"/>
          <w:szCs w:val="36"/>
        </w:rPr>
        <w:t>工資管所</w:t>
      </w:r>
      <w:r w:rsidR="003A6FDF" w:rsidRPr="00C01C39">
        <w:rPr>
          <w:rFonts w:ascii="Times New Roman" w:eastAsia="標楷體" w:hAnsi="Times New Roman" w:cs="Times New Roman"/>
          <w:sz w:val="36"/>
          <w:szCs w:val="36"/>
        </w:rPr>
        <w:t xml:space="preserve"> R36</w:t>
      </w:r>
      <w:r w:rsidRPr="00C01C39">
        <w:rPr>
          <w:rFonts w:ascii="Times New Roman" w:eastAsia="標楷體" w:hAnsi="Times New Roman" w:cs="Times New Roman"/>
          <w:sz w:val="36"/>
          <w:szCs w:val="36"/>
        </w:rPr>
        <w:t>104</w:t>
      </w:r>
      <w:r w:rsidR="003A6FDF" w:rsidRPr="00C01C39">
        <w:rPr>
          <w:rFonts w:ascii="Times New Roman" w:eastAsia="標楷體" w:hAnsi="Times New Roman" w:cs="Times New Roman"/>
          <w:sz w:val="36"/>
          <w:szCs w:val="36"/>
        </w:rPr>
        <w:t>1</w:t>
      </w:r>
      <w:r w:rsidRPr="00C01C39">
        <w:rPr>
          <w:rFonts w:ascii="Times New Roman" w:eastAsia="標楷體" w:hAnsi="Times New Roman" w:cs="Times New Roman"/>
          <w:sz w:val="36"/>
          <w:szCs w:val="36"/>
        </w:rPr>
        <w:t>38</w:t>
      </w:r>
      <w:r w:rsidR="003A6FDF" w:rsidRPr="00C01C39">
        <w:rPr>
          <w:rFonts w:ascii="Times New Roman" w:eastAsia="標楷體" w:hAnsi="Times New Roman" w:cs="Times New Roman"/>
          <w:sz w:val="36"/>
          <w:szCs w:val="36"/>
        </w:rPr>
        <w:t xml:space="preserve"> </w:t>
      </w:r>
      <w:r w:rsidRPr="00C01C39">
        <w:rPr>
          <w:rFonts w:ascii="Times New Roman" w:eastAsia="標楷體" w:hAnsi="Times New Roman" w:cs="Times New Roman"/>
          <w:sz w:val="36"/>
          <w:szCs w:val="36"/>
        </w:rPr>
        <w:t>王怡</w:t>
      </w:r>
      <w:proofErr w:type="gramStart"/>
      <w:r w:rsidRPr="00C01C39">
        <w:rPr>
          <w:rFonts w:ascii="Times New Roman" w:eastAsia="標楷體" w:hAnsi="Times New Roman" w:cs="Times New Roman"/>
          <w:sz w:val="36"/>
          <w:szCs w:val="36"/>
        </w:rPr>
        <w:t>珺</w:t>
      </w:r>
      <w:proofErr w:type="gramEnd"/>
    </w:p>
    <w:p w14:paraId="0A9E90CD" w14:textId="77777777" w:rsidR="006A2CFF" w:rsidRPr="00C01C39" w:rsidRDefault="003A6FDF" w:rsidP="006A2CFF">
      <w:pPr>
        <w:ind w:left="1920" w:firstLine="480"/>
        <w:rPr>
          <w:rFonts w:ascii="Times New Roman" w:eastAsia="標楷體" w:hAnsi="Times New Roman" w:cs="Times New Roman"/>
          <w:sz w:val="36"/>
          <w:szCs w:val="36"/>
        </w:rPr>
      </w:pPr>
      <w:r w:rsidRPr="00C01C39">
        <w:rPr>
          <w:rFonts w:ascii="Times New Roman" w:eastAsia="標楷體" w:hAnsi="Times New Roman" w:cs="Times New Roman"/>
          <w:sz w:val="36"/>
          <w:szCs w:val="36"/>
        </w:rPr>
        <w:t xml:space="preserve">2. </w:t>
      </w:r>
      <w:r w:rsidR="006A2CFF" w:rsidRPr="00C01C39">
        <w:rPr>
          <w:rFonts w:ascii="Times New Roman" w:eastAsia="標楷體" w:hAnsi="Times New Roman" w:cs="Times New Roman"/>
          <w:sz w:val="36"/>
          <w:szCs w:val="36"/>
        </w:rPr>
        <w:t>工資管所</w:t>
      </w:r>
      <w:r w:rsidR="006A2CFF" w:rsidRPr="00C01C39">
        <w:rPr>
          <w:rFonts w:ascii="Times New Roman" w:eastAsia="標楷體" w:hAnsi="Times New Roman" w:cs="Times New Roman"/>
          <w:sz w:val="36"/>
          <w:szCs w:val="36"/>
        </w:rPr>
        <w:t xml:space="preserve"> R36101237 </w:t>
      </w:r>
      <w:r w:rsidR="006A2CFF" w:rsidRPr="00C01C39">
        <w:rPr>
          <w:rFonts w:ascii="Times New Roman" w:eastAsia="標楷體" w:hAnsi="Times New Roman" w:cs="Times New Roman"/>
          <w:sz w:val="36"/>
          <w:szCs w:val="36"/>
        </w:rPr>
        <w:t>廖竟帆</w:t>
      </w:r>
    </w:p>
    <w:p w14:paraId="60DB3C98" w14:textId="3E2E206B" w:rsidR="003A6FDF" w:rsidRPr="00C01C39" w:rsidRDefault="003A6FDF" w:rsidP="006A2CFF">
      <w:pPr>
        <w:ind w:left="1920" w:firstLine="480"/>
        <w:rPr>
          <w:rFonts w:ascii="Times New Roman" w:eastAsia="標楷體" w:hAnsi="Times New Roman" w:cs="Times New Roman"/>
          <w:sz w:val="36"/>
          <w:szCs w:val="36"/>
        </w:rPr>
      </w:pPr>
      <w:r w:rsidRPr="00C01C39">
        <w:rPr>
          <w:rFonts w:ascii="Times New Roman" w:eastAsia="標楷體" w:hAnsi="Times New Roman" w:cs="Times New Roman"/>
          <w:sz w:val="36"/>
          <w:szCs w:val="36"/>
        </w:rPr>
        <w:t xml:space="preserve">3. </w:t>
      </w:r>
      <w:r w:rsidRPr="00C01C39">
        <w:rPr>
          <w:rFonts w:ascii="Times New Roman" w:eastAsia="標楷體" w:hAnsi="Times New Roman" w:cs="Times New Roman"/>
          <w:sz w:val="36"/>
          <w:szCs w:val="36"/>
        </w:rPr>
        <w:t>資管所</w:t>
      </w:r>
      <w:r w:rsidRPr="00C01C39">
        <w:rPr>
          <w:rFonts w:ascii="Times New Roman" w:eastAsia="標楷體" w:hAnsi="Times New Roman" w:cs="Times New Roman"/>
          <w:sz w:val="36"/>
          <w:szCs w:val="36"/>
        </w:rPr>
        <w:t xml:space="preserve"> </w:t>
      </w:r>
      <w:r w:rsidR="006A2CFF" w:rsidRPr="00C01C39">
        <w:rPr>
          <w:rFonts w:ascii="Times New Roman" w:eastAsia="標楷體" w:hAnsi="Times New Roman" w:cs="Times New Roman"/>
          <w:sz w:val="36"/>
          <w:szCs w:val="36"/>
        </w:rPr>
        <w:t xml:space="preserve">R76101023 </w:t>
      </w:r>
      <w:r w:rsidR="006A2CFF" w:rsidRPr="00C01C39">
        <w:rPr>
          <w:rFonts w:ascii="Times New Roman" w:eastAsia="標楷體" w:hAnsi="Times New Roman" w:cs="Times New Roman"/>
          <w:sz w:val="36"/>
          <w:szCs w:val="36"/>
        </w:rPr>
        <w:t>崔緯平</w:t>
      </w:r>
    </w:p>
    <w:p w14:paraId="6361E60F" w14:textId="16ED92A5" w:rsidR="003A6FDF" w:rsidRPr="00C01C39" w:rsidRDefault="003A6FDF" w:rsidP="006A2CFF">
      <w:pPr>
        <w:ind w:left="1920" w:firstLine="480"/>
        <w:rPr>
          <w:rFonts w:ascii="Times New Roman" w:eastAsia="標楷體" w:hAnsi="Times New Roman" w:cs="Times New Roman"/>
          <w:sz w:val="36"/>
          <w:szCs w:val="36"/>
        </w:rPr>
      </w:pPr>
      <w:r w:rsidRPr="00C01C39">
        <w:rPr>
          <w:rFonts w:ascii="Times New Roman" w:eastAsia="標楷體" w:hAnsi="Times New Roman" w:cs="Times New Roman"/>
          <w:sz w:val="36"/>
          <w:szCs w:val="36"/>
        </w:rPr>
        <w:t xml:space="preserve">4. </w:t>
      </w:r>
      <w:r w:rsidRPr="00C01C39">
        <w:rPr>
          <w:rFonts w:ascii="Times New Roman" w:eastAsia="標楷體" w:hAnsi="Times New Roman" w:cs="Times New Roman"/>
          <w:sz w:val="36"/>
          <w:szCs w:val="36"/>
        </w:rPr>
        <w:t>資管所</w:t>
      </w:r>
      <w:r w:rsidRPr="00C01C39">
        <w:rPr>
          <w:rFonts w:ascii="Times New Roman" w:eastAsia="標楷體" w:hAnsi="Times New Roman" w:cs="Times New Roman"/>
          <w:sz w:val="36"/>
          <w:szCs w:val="36"/>
        </w:rPr>
        <w:t xml:space="preserve"> </w:t>
      </w:r>
      <w:r w:rsidR="006A2CFF" w:rsidRPr="00C01C39">
        <w:rPr>
          <w:rFonts w:ascii="Times New Roman" w:eastAsia="標楷體" w:hAnsi="Times New Roman" w:cs="Times New Roman"/>
          <w:sz w:val="36"/>
          <w:szCs w:val="36"/>
        </w:rPr>
        <w:t xml:space="preserve">R76101120 </w:t>
      </w:r>
      <w:r w:rsidR="006A2CFF" w:rsidRPr="00C01C39">
        <w:rPr>
          <w:rFonts w:ascii="Times New Roman" w:eastAsia="標楷體" w:hAnsi="Times New Roman" w:cs="Times New Roman"/>
          <w:sz w:val="36"/>
          <w:szCs w:val="36"/>
        </w:rPr>
        <w:t>黃翌</w:t>
      </w:r>
    </w:p>
    <w:p w14:paraId="57D16E87" w14:textId="188A1526" w:rsidR="006A2CFF" w:rsidRPr="00C01C39" w:rsidRDefault="006A2CFF" w:rsidP="006A2CFF">
      <w:pPr>
        <w:jc w:val="center"/>
        <w:rPr>
          <w:rFonts w:ascii="Times New Roman" w:eastAsia="標楷體" w:hAnsi="Times New Roman" w:cs="Times New Roman"/>
          <w:sz w:val="36"/>
          <w:szCs w:val="36"/>
        </w:rPr>
      </w:pPr>
    </w:p>
    <w:p w14:paraId="045A200F" w14:textId="77777777" w:rsidR="006A2CFF" w:rsidRPr="00C01C39" w:rsidRDefault="006A2CFF" w:rsidP="006A2CFF">
      <w:pPr>
        <w:jc w:val="center"/>
        <w:rPr>
          <w:rFonts w:ascii="Times New Roman" w:eastAsia="標楷體" w:hAnsi="Times New Roman" w:cs="Times New Roman"/>
          <w:sz w:val="36"/>
          <w:szCs w:val="36"/>
        </w:rPr>
      </w:pPr>
    </w:p>
    <w:p w14:paraId="0A819FF3" w14:textId="77777777" w:rsidR="006D6E78" w:rsidRPr="00C01C39" w:rsidRDefault="006D6E78" w:rsidP="0061679E">
      <w:pPr>
        <w:jc w:val="center"/>
        <w:rPr>
          <w:rFonts w:ascii="Times New Roman" w:eastAsia="標楷體" w:hAnsi="Times New Roman" w:cs="Times New Roman"/>
          <w:sz w:val="36"/>
          <w:szCs w:val="36"/>
        </w:rPr>
      </w:pPr>
    </w:p>
    <w:p w14:paraId="1842D90C" w14:textId="1F22D21E" w:rsidR="006D6E78" w:rsidRPr="00C01C39" w:rsidRDefault="003A6FDF" w:rsidP="0061679E">
      <w:pPr>
        <w:jc w:val="center"/>
        <w:rPr>
          <w:rFonts w:ascii="Times New Roman" w:eastAsia="標楷體" w:hAnsi="Times New Roman" w:cs="Times New Roman"/>
          <w:sz w:val="36"/>
          <w:szCs w:val="36"/>
        </w:rPr>
      </w:pPr>
      <w:r w:rsidRPr="00C01C39">
        <w:rPr>
          <w:rFonts w:ascii="Times New Roman" w:eastAsia="標楷體" w:hAnsi="Times New Roman" w:cs="Times New Roman"/>
          <w:sz w:val="36"/>
          <w:szCs w:val="36"/>
        </w:rPr>
        <w:t>中華民國一</w:t>
      </w:r>
      <w:r w:rsidR="006A2CFF" w:rsidRPr="00C01C39">
        <w:rPr>
          <w:rFonts w:ascii="Times New Roman" w:eastAsia="標楷體" w:hAnsi="Times New Roman" w:cs="Times New Roman"/>
          <w:sz w:val="36"/>
          <w:szCs w:val="36"/>
        </w:rPr>
        <w:t>一</w:t>
      </w:r>
      <w:r w:rsidR="0078204C">
        <w:rPr>
          <w:rFonts w:ascii="Times New Roman" w:eastAsia="標楷體" w:hAnsi="Times New Roman" w:cs="Times New Roman" w:hint="eastAsia"/>
          <w:sz w:val="36"/>
          <w:szCs w:val="36"/>
        </w:rPr>
        <w:t>一</w:t>
      </w:r>
      <w:r w:rsidRPr="00C01C39">
        <w:rPr>
          <w:rFonts w:ascii="Times New Roman" w:eastAsia="標楷體" w:hAnsi="Times New Roman" w:cs="Times New Roman"/>
          <w:sz w:val="36"/>
          <w:szCs w:val="36"/>
        </w:rPr>
        <w:t>年</w:t>
      </w:r>
      <w:r w:rsidR="0078204C">
        <w:rPr>
          <w:rFonts w:ascii="Times New Roman" w:eastAsia="標楷體" w:hAnsi="Times New Roman" w:cs="Times New Roman" w:hint="eastAsia"/>
          <w:sz w:val="36"/>
          <w:szCs w:val="36"/>
        </w:rPr>
        <w:t>一</w:t>
      </w:r>
      <w:r w:rsidRPr="00C01C39">
        <w:rPr>
          <w:rFonts w:ascii="Times New Roman" w:eastAsia="標楷體" w:hAnsi="Times New Roman" w:cs="Times New Roman"/>
          <w:sz w:val="36"/>
          <w:szCs w:val="36"/>
        </w:rPr>
        <w:t>月</w:t>
      </w:r>
    </w:p>
    <w:p w14:paraId="739FED45" w14:textId="77777777" w:rsidR="006D6E78" w:rsidRPr="00C01C39" w:rsidRDefault="006D6E78" w:rsidP="0061679E">
      <w:pPr>
        <w:widowControl/>
        <w:jc w:val="center"/>
        <w:rPr>
          <w:rFonts w:ascii="Times New Roman" w:eastAsia="標楷體" w:hAnsi="Times New Roman" w:cs="Times New Roman"/>
          <w:b/>
          <w:bCs/>
          <w:sz w:val="32"/>
          <w:szCs w:val="32"/>
        </w:rPr>
      </w:pPr>
      <w:r w:rsidRPr="00C01C39">
        <w:rPr>
          <w:rFonts w:ascii="Times New Roman" w:eastAsia="標楷體" w:hAnsi="Times New Roman" w:cs="Times New Roman"/>
          <w:sz w:val="36"/>
          <w:szCs w:val="36"/>
        </w:rPr>
        <w:br w:type="page"/>
      </w:r>
      <w:r w:rsidRPr="00C01C39">
        <w:rPr>
          <w:rFonts w:ascii="Times New Roman" w:eastAsia="標楷體" w:hAnsi="Times New Roman" w:cs="Times New Roman"/>
          <w:b/>
          <w:bCs/>
          <w:sz w:val="32"/>
          <w:szCs w:val="32"/>
        </w:rPr>
        <w:lastRenderedPageBreak/>
        <w:t>摘要</w:t>
      </w:r>
    </w:p>
    <w:p w14:paraId="4F69D0F2" w14:textId="77777777" w:rsidR="000633BD" w:rsidRPr="00C01C39" w:rsidRDefault="006D6E78" w:rsidP="000633BD">
      <w:pPr>
        <w:widowControl/>
        <w:spacing w:line="360" w:lineRule="auto"/>
        <w:jc w:val="both"/>
        <w:rPr>
          <w:rFonts w:ascii="Times New Roman" w:eastAsia="標楷體" w:hAnsi="Times New Roman" w:cs="Times New Roman"/>
          <w:color w:val="000000"/>
          <w:szCs w:val="24"/>
          <w:shd w:val="clear" w:color="auto" w:fill="FFFFFF"/>
        </w:rPr>
      </w:pPr>
      <w:r w:rsidRPr="00C01C39">
        <w:rPr>
          <w:rFonts w:ascii="Times New Roman" w:eastAsia="標楷體" w:hAnsi="Times New Roman" w:cs="Times New Roman"/>
          <w:sz w:val="28"/>
          <w:szCs w:val="28"/>
        </w:rPr>
        <w:t xml:space="preserve"> </w:t>
      </w:r>
      <w:r w:rsidR="00CC1701" w:rsidRPr="00C01C39">
        <w:rPr>
          <w:rFonts w:ascii="Times New Roman" w:eastAsia="標楷體" w:hAnsi="Times New Roman" w:cs="Times New Roman"/>
          <w:sz w:val="28"/>
          <w:szCs w:val="28"/>
        </w:rPr>
        <w:t xml:space="preserve">   </w:t>
      </w:r>
      <w:r w:rsidR="000633BD" w:rsidRPr="00C01C39">
        <w:rPr>
          <w:rFonts w:ascii="Times New Roman" w:eastAsia="標楷體" w:hAnsi="Times New Roman" w:cs="Times New Roman"/>
          <w:szCs w:val="24"/>
        </w:rPr>
        <w:t>納斯達克指數（</w:t>
      </w:r>
      <w:r w:rsidR="000633BD" w:rsidRPr="00C01C39">
        <w:rPr>
          <w:rFonts w:ascii="Times New Roman" w:eastAsia="標楷體" w:hAnsi="Times New Roman" w:cs="Times New Roman"/>
          <w:szCs w:val="24"/>
        </w:rPr>
        <w:t>NASDAQ</w:t>
      </w:r>
      <w:r w:rsidR="000633BD" w:rsidRPr="00C01C39">
        <w:rPr>
          <w:rFonts w:ascii="Times New Roman" w:eastAsia="標楷體" w:hAnsi="Times New Roman" w:cs="Times New Roman"/>
          <w:szCs w:val="24"/>
        </w:rPr>
        <w:t>）是美國代表性的股市之一，全名為</w:t>
      </w:r>
      <w:proofErr w:type="gramStart"/>
      <w:r w:rsidR="000633BD" w:rsidRPr="00C01C39">
        <w:rPr>
          <w:rFonts w:ascii="Times New Roman" w:eastAsia="標楷體" w:hAnsi="Times New Roman" w:cs="Times New Roman"/>
          <w:szCs w:val="24"/>
        </w:rPr>
        <w:t>”</w:t>
      </w:r>
      <w:proofErr w:type="gramEnd"/>
      <w:r w:rsidR="000633BD" w:rsidRPr="00C01C39">
        <w:rPr>
          <w:rFonts w:ascii="Times New Roman" w:eastAsia="標楷體" w:hAnsi="Times New Roman" w:cs="Times New Roman"/>
          <w:color w:val="000000"/>
          <w:szCs w:val="24"/>
          <w:shd w:val="clear" w:color="auto" w:fill="FFFFFF"/>
        </w:rPr>
        <w:t>National Association of Securities Dealers Automated Quotations “</w:t>
      </w:r>
      <w:r w:rsidR="000633BD" w:rsidRPr="00C01C39">
        <w:rPr>
          <w:rFonts w:ascii="Times New Roman" w:eastAsia="標楷體" w:hAnsi="Times New Roman" w:cs="Times New Roman"/>
          <w:color w:val="000000"/>
          <w:szCs w:val="24"/>
          <w:shd w:val="clear" w:color="auto" w:fill="FFFFFF"/>
        </w:rPr>
        <w:t>，組成大部分是高科技產業或</w:t>
      </w:r>
      <w:r w:rsidR="000633BD" w:rsidRPr="00C01C39">
        <w:rPr>
          <w:rFonts w:ascii="Times New Roman" w:eastAsia="標楷體" w:hAnsi="Times New Roman" w:cs="Times New Roman"/>
          <w:color w:val="000000"/>
          <w:szCs w:val="24"/>
          <w:shd w:val="clear" w:color="auto" w:fill="FFFFFF"/>
        </w:rPr>
        <w:t>IT</w:t>
      </w:r>
      <w:r w:rsidR="000633BD" w:rsidRPr="00C01C39">
        <w:rPr>
          <w:rFonts w:ascii="Times New Roman" w:eastAsia="標楷體" w:hAnsi="Times New Roman" w:cs="Times New Roman"/>
          <w:color w:val="000000"/>
          <w:szCs w:val="24"/>
          <w:shd w:val="clear" w:color="auto" w:fill="FFFFFF"/>
        </w:rPr>
        <w:t>產業的公司，以新興企業為多，是由在美國那斯達克交易所上市的公司市值加權指數所構成。</w:t>
      </w:r>
      <w:proofErr w:type="gramStart"/>
      <w:r w:rsidR="000633BD" w:rsidRPr="00C01C39">
        <w:rPr>
          <w:rFonts w:ascii="Times New Roman" w:eastAsia="標楷體" w:hAnsi="Times New Roman" w:cs="Times New Roman"/>
          <w:color w:val="000000"/>
          <w:szCs w:val="24"/>
          <w:shd w:val="clear" w:color="auto" w:fill="FFFFFF"/>
        </w:rPr>
        <w:t>跟道瓊</w:t>
      </w:r>
      <w:proofErr w:type="gramEnd"/>
      <w:r w:rsidR="000633BD" w:rsidRPr="00C01C39">
        <w:rPr>
          <w:rFonts w:ascii="Times New Roman" w:eastAsia="標楷體" w:hAnsi="Times New Roman" w:cs="Times New Roman"/>
          <w:color w:val="000000"/>
          <w:szCs w:val="24"/>
          <w:shd w:val="clear" w:color="auto" w:fill="FFFFFF"/>
        </w:rPr>
        <w:t>指數及</w:t>
      </w:r>
      <w:bookmarkStart w:id="1" w:name="_Hlk90671168"/>
      <w:r w:rsidR="000633BD" w:rsidRPr="00C01C39">
        <w:rPr>
          <w:rFonts w:ascii="Times New Roman" w:eastAsia="標楷體" w:hAnsi="Times New Roman" w:cs="Times New Roman"/>
          <w:color w:val="000000"/>
          <w:szCs w:val="24"/>
          <w:shd w:val="clear" w:color="auto" w:fill="FFFFFF"/>
        </w:rPr>
        <w:t>S&amp;P500</w:t>
      </w:r>
      <w:bookmarkEnd w:id="1"/>
      <w:r w:rsidR="000633BD" w:rsidRPr="00C01C39">
        <w:rPr>
          <w:rFonts w:ascii="Times New Roman" w:eastAsia="標楷體" w:hAnsi="Times New Roman" w:cs="Times New Roman"/>
          <w:color w:val="000000"/>
          <w:szCs w:val="24"/>
          <w:shd w:val="clear" w:color="auto" w:fill="FFFFFF"/>
        </w:rPr>
        <w:t>並列全美最重要</w:t>
      </w:r>
      <w:r w:rsidR="000633BD" w:rsidRPr="00C01C39">
        <w:rPr>
          <w:rFonts w:ascii="Times New Roman" w:eastAsia="標楷體" w:hAnsi="Times New Roman" w:cs="Times New Roman"/>
          <w:color w:val="000000"/>
          <w:szCs w:val="24"/>
          <w:shd w:val="clear" w:color="auto" w:fill="FFFFFF"/>
        </w:rPr>
        <w:t>3</w:t>
      </w:r>
      <w:r w:rsidR="000633BD" w:rsidRPr="00C01C39">
        <w:rPr>
          <w:rFonts w:ascii="Times New Roman" w:eastAsia="標楷體" w:hAnsi="Times New Roman" w:cs="Times New Roman"/>
          <w:color w:val="000000"/>
          <w:szCs w:val="24"/>
          <w:shd w:val="clear" w:color="auto" w:fill="FFFFFF"/>
        </w:rPr>
        <w:t>大指數，為投資人查看股市的重要資訊指標。</w:t>
      </w:r>
    </w:p>
    <w:p w14:paraId="2981AD01" w14:textId="77777777" w:rsidR="000633BD" w:rsidRPr="000633BD" w:rsidRDefault="000633BD" w:rsidP="000633BD">
      <w:pPr>
        <w:widowControl/>
        <w:spacing w:line="360" w:lineRule="auto"/>
        <w:ind w:firstLine="480"/>
        <w:jc w:val="both"/>
        <w:rPr>
          <w:rFonts w:ascii="Times New Roman" w:eastAsia="標楷體" w:hAnsi="Times New Roman" w:cs="Times New Roman"/>
          <w:szCs w:val="24"/>
        </w:rPr>
      </w:pPr>
      <w:r w:rsidRPr="000633BD">
        <w:rPr>
          <w:rFonts w:ascii="Times New Roman" w:eastAsia="標楷體" w:hAnsi="Times New Roman" w:cs="Times New Roman"/>
          <w:szCs w:val="24"/>
        </w:rPr>
        <w:t>在這項研究中，研究了人工神經網絡在預測每日納斯達克股票匯率方面的能力。並評估了幾個由反向傳播算法訓練的前</w:t>
      </w:r>
      <w:proofErr w:type="gramStart"/>
      <w:r w:rsidRPr="000633BD">
        <w:rPr>
          <w:rFonts w:ascii="Times New Roman" w:eastAsia="標楷體" w:hAnsi="Times New Roman" w:cs="Times New Roman"/>
          <w:szCs w:val="24"/>
        </w:rPr>
        <w:t>饋</w:t>
      </w:r>
      <w:proofErr w:type="gramEnd"/>
      <w:r w:rsidRPr="000633BD">
        <w:rPr>
          <w:rFonts w:ascii="Times New Roman" w:eastAsia="標楷體" w:hAnsi="Times New Roman" w:cs="Times New Roman"/>
          <w:szCs w:val="24"/>
        </w:rPr>
        <w:t>式人工神經網絡。本研究中使用的方法將短期的歷史股價和</w:t>
      </w:r>
      <w:proofErr w:type="gramStart"/>
      <w:r w:rsidRPr="000633BD">
        <w:rPr>
          <w:rFonts w:ascii="Times New Roman" w:eastAsia="標楷體" w:hAnsi="Times New Roman" w:cs="Times New Roman"/>
          <w:szCs w:val="24"/>
        </w:rPr>
        <w:t>一週</w:t>
      </w:r>
      <w:proofErr w:type="gramEnd"/>
      <w:r w:rsidRPr="000633BD">
        <w:rPr>
          <w:rFonts w:ascii="Times New Roman" w:eastAsia="標楷體" w:hAnsi="Times New Roman" w:cs="Times New Roman"/>
          <w:szCs w:val="24"/>
        </w:rPr>
        <w:t>中的某一天作為輸入。使用納斯達克於</w:t>
      </w:r>
      <w:r w:rsidRPr="000633BD">
        <w:rPr>
          <w:rFonts w:ascii="Times New Roman" w:eastAsia="標楷體" w:hAnsi="Times New Roman" w:cs="Times New Roman"/>
          <w:szCs w:val="24"/>
        </w:rPr>
        <w:t>2015</w:t>
      </w:r>
      <w:r w:rsidRPr="000633BD">
        <w:rPr>
          <w:rFonts w:ascii="Times New Roman" w:eastAsia="標楷體" w:hAnsi="Times New Roman" w:cs="Times New Roman"/>
          <w:szCs w:val="24"/>
        </w:rPr>
        <w:t>年</w:t>
      </w:r>
      <w:r w:rsidRPr="000633BD">
        <w:rPr>
          <w:rFonts w:ascii="Times New Roman" w:eastAsia="標楷體" w:hAnsi="Times New Roman" w:cs="Times New Roman"/>
          <w:szCs w:val="24"/>
        </w:rPr>
        <w:t>1</w:t>
      </w:r>
      <w:r w:rsidRPr="000633BD">
        <w:rPr>
          <w:rFonts w:ascii="Times New Roman" w:eastAsia="標楷體" w:hAnsi="Times New Roman" w:cs="Times New Roman"/>
          <w:szCs w:val="24"/>
        </w:rPr>
        <w:t>月</w:t>
      </w:r>
      <w:r w:rsidRPr="000633BD">
        <w:rPr>
          <w:rFonts w:ascii="Times New Roman" w:eastAsia="標楷體" w:hAnsi="Times New Roman" w:cs="Times New Roman"/>
          <w:szCs w:val="24"/>
        </w:rPr>
        <w:t>28</w:t>
      </w:r>
      <w:r w:rsidRPr="000633BD">
        <w:rPr>
          <w:rFonts w:ascii="Times New Roman" w:eastAsia="標楷體" w:hAnsi="Times New Roman" w:cs="Times New Roman"/>
          <w:szCs w:val="24"/>
        </w:rPr>
        <w:t>日至</w:t>
      </w:r>
      <w:r w:rsidRPr="000633BD">
        <w:rPr>
          <w:rFonts w:ascii="Times New Roman" w:eastAsia="標楷體" w:hAnsi="Times New Roman" w:cs="Times New Roman"/>
          <w:szCs w:val="24"/>
        </w:rPr>
        <w:t>2015</w:t>
      </w:r>
      <w:r w:rsidRPr="000633BD">
        <w:rPr>
          <w:rFonts w:ascii="Times New Roman" w:eastAsia="標楷體" w:hAnsi="Times New Roman" w:cs="Times New Roman"/>
          <w:szCs w:val="24"/>
        </w:rPr>
        <w:t>年</w:t>
      </w:r>
      <w:r w:rsidRPr="000633BD">
        <w:rPr>
          <w:rFonts w:ascii="Times New Roman" w:eastAsia="標楷體" w:hAnsi="Times New Roman" w:cs="Times New Roman"/>
          <w:szCs w:val="24"/>
        </w:rPr>
        <w:t>6</w:t>
      </w:r>
      <w:r w:rsidRPr="000633BD">
        <w:rPr>
          <w:rFonts w:ascii="Times New Roman" w:eastAsia="標楷體" w:hAnsi="Times New Roman" w:cs="Times New Roman"/>
          <w:szCs w:val="24"/>
        </w:rPr>
        <w:t>月</w:t>
      </w:r>
      <w:r w:rsidRPr="000633BD">
        <w:rPr>
          <w:rFonts w:ascii="Times New Roman" w:eastAsia="標楷體" w:hAnsi="Times New Roman" w:cs="Times New Roman"/>
          <w:szCs w:val="24"/>
        </w:rPr>
        <w:t>18</w:t>
      </w:r>
      <w:r w:rsidRPr="000633BD">
        <w:rPr>
          <w:rFonts w:ascii="Times New Roman" w:eastAsia="標楷體" w:hAnsi="Times New Roman" w:cs="Times New Roman"/>
          <w:szCs w:val="24"/>
        </w:rPr>
        <w:t>日的每日股票匯率來開發穩健型模型。選擇前</w:t>
      </w:r>
      <w:r w:rsidRPr="000633BD">
        <w:rPr>
          <w:rFonts w:ascii="Times New Roman" w:eastAsia="標楷體" w:hAnsi="Times New Roman" w:cs="Times New Roman"/>
          <w:szCs w:val="24"/>
        </w:rPr>
        <w:t>70</w:t>
      </w:r>
      <w:r w:rsidRPr="000633BD">
        <w:rPr>
          <w:rFonts w:ascii="Times New Roman" w:eastAsia="標楷體" w:hAnsi="Times New Roman" w:cs="Times New Roman"/>
          <w:szCs w:val="24"/>
        </w:rPr>
        <w:t>天作為訓練的數據集，後</w:t>
      </w:r>
      <w:r w:rsidRPr="000633BD">
        <w:rPr>
          <w:rFonts w:ascii="Times New Roman" w:eastAsia="標楷體" w:hAnsi="Times New Roman" w:cs="Times New Roman"/>
          <w:szCs w:val="24"/>
        </w:rPr>
        <w:t>29</w:t>
      </w:r>
      <w:r w:rsidRPr="000633BD">
        <w:rPr>
          <w:rFonts w:ascii="Times New Roman" w:eastAsia="標楷體" w:hAnsi="Times New Roman" w:cs="Times New Roman"/>
          <w:szCs w:val="24"/>
        </w:rPr>
        <w:t>天用於測試模型預測能力。開發並驗證了兩種輸入數據集的</w:t>
      </w:r>
      <w:r w:rsidRPr="000633BD">
        <w:rPr>
          <w:rFonts w:ascii="Times New Roman" w:eastAsia="標楷體" w:hAnsi="Times New Roman" w:cs="Times New Roman"/>
          <w:szCs w:val="24"/>
        </w:rPr>
        <w:t xml:space="preserve"> </w:t>
      </w:r>
      <w:bookmarkStart w:id="2" w:name="_Hlk90666340"/>
      <w:r w:rsidRPr="000633BD">
        <w:rPr>
          <w:rFonts w:ascii="Times New Roman" w:eastAsia="標楷體" w:hAnsi="Times New Roman" w:cs="Times New Roman"/>
          <w:szCs w:val="24"/>
        </w:rPr>
        <w:t>NASDAQ</w:t>
      </w:r>
      <w:bookmarkEnd w:id="2"/>
      <w:r w:rsidRPr="000633BD">
        <w:rPr>
          <w:rFonts w:ascii="Times New Roman" w:eastAsia="標楷體" w:hAnsi="Times New Roman" w:cs="Times New Roman"/>
          <w:szCs w:val="24"/>
        </w:rPr>
        <w:t xml:space="preserve"> </w:t>
      </w:r>
      <w:r w:rsidRPr="000633BD">
        <w:rPr>
          <w:rFonts w:ascii="Times New Roman" w:eastAsia="標楷體" w:hAnsi="Times New Roman" w:cs="Times New Roman"/>
          <w:szCs w:val="24"/>
        </w:rPr>
        <w:t>指數預測網路。</w:t>
      </w:r>
    </w:p>
    <w:p w14:paraId="6ED6D813" w14:textId="3C0439D9" w:rsidR="000633BD" w:rsidRDefault="000633BD" w:rsidP="000633BD">
      <w:pPr>
        <w:widowControl/>
        <w:spacing w:line="360" w:lineRule="auto"/>
        <w:jc w:val="both"/>
        <w:rPr>
          <w:rFonts w:ascii="Times New Roman" w:eastAsia="標楷體" w:hAnsi="Times New Roman" w:cs="Times New Roman"/>
          <w:szCs w:val="24"/>
        </w:rPr>
      </w:pPr>
    </w:p>
    <w:p w14:paraId="092C01B1" w14:textId="77777777" w:rsidR="003923EC" w:rsidRPr="000633BD" w:rsidRDefault="003923EC" w:rsidP="000633BD">
      <w:pPr>
        <w:widowControl/>
        <w:spacing w:line="360" w:lineRule="auto"/>
        <w:jc w:val="both"/>
        <w:rPr>
          <w:rFonts w:ascii="Times New Roman" w:eastAsia="標楷體" w:hAnsi="Times New Roman" w:cs="Times New Roman"/>
          <w:szCs w:val="24"/>
        </w:rPr>
      </w:pPr>
    </w:p>
    <w:p w14:paraId="432C5381" w14:textId="5B115BE3" w:rsidR="000633BD" w:rsidRPr="000633BD" w:rsidRDefault="000633BD" w:rsidP="000633BD">
      <w:pPr>
        <w:widowControl/>
        <w:spacing w:line="360" w:lineRule="auto"/>
        <w:jc w:val="both"/>
        <w:rPr>
          <w:rFonts w:ascii="Times New Roman" w:eastAsia="標楷體" w:hAnsi="Times New Roman" w:cs="Times New Roman"/>
          <w:szCs w:val="24"/>
        </w:rPr>
      </w:pPr>
      <w:r w:rsidRPr="000633BD">
        <w:rPr>
          <w:rFonts w:ascii="Times New Roman" w:eastAsia="標楷體" w:hAnsi="Times New Roman" w:cs="Times New Roman"/>
          <w:szCs w:val="24"/>
        </w:rPr>
        <w:t>關鍵字</w:t>
      </w:r>
      <w:r w:rsidRPr="000633BD">
        <w:rPr>
          <w:rFonts w:ascii="Times New Roman" w:eastAsia="標楷體" w:hAnsi="Times New Roman" w:cs="Times New Roman"/>
          <w:szCs w:val="24"/>
        </w:rPr>
        <w:t>:</w:t>
      </w:r>
      <w:r w:rsidRPr="000633BD">
        <w:rPr>
          <w:rFonts w:ascii="Times New Roman" w:eastAsia="標楷體" w:hAnsi="Times New Roman" w:cs="Times New Roman"/>
        </w:rPr>
        <w:t xml:space="preserve"> NASDAQ</w:t>
      </w:r>
      <w:r w:rsidRPr="000633BD">
        <w:rPr>
          <w:rFonts w:ascii="Times New Roman" w:eastAsia="標楷體" w:hAnsi="Times New Roman" w:cs="Times New Roman"/>
        </w:rPr>
        <w:t>、</w:t>
      </w:r>
      <w:r w:rsidRPr="000633BD">
        <w:rPr>
          <w:rFonts w:ascii="Times New Roman" w:eastAsia="標楷體" w:hAnsi="Times New Roman" w:cs="Times New Roman"/>
        </w:rPr>
        <w:t>ANN</w:t>
      </w:r>
      <w:r w:rsidRPr="000633BD">
        <w:rPr>
          <w:rFonts w:ascii="Times New Roman" w:eastAsia="標楷體" w:hAnsi="Times New Roman" w:cs="Times New Roman"/>
        </w:rPr>
        <w:t>、</w:t>
      </w:r>
      <w:r w:rsidR="00A00DF3">
        <w:rPr>
          <w:rFonts w:ascii="Times New Roman" w:eastAsia="標楷體" w:hAnsi="Times New Roman" w:cs="Times New Roman" w:hint="eastAsia"/>
        </w:rPr>
        <w:t>預測</w:t>
      </w:r>
    </w:p>
    <w:p w14:paraId="6A090594" w14:textId="4C71B705" w:rsidR="002B2495" w:rsidRPr="00C01C39" w:rsidRDefault="002B2495" w:rsidP="00536788">
      <w:pPr>
        <w:widowControl/>
        <w:rPr>
          <w:rFonts w:ascii="Times New Roman" w:eastAsia="標楷體" w:hAnsi="Times New Roman" w:cs="Times New Roman"/>
          <w:sz w:val="32"/>
          <w:szCs w:val="32"/>
        </w:rPr>
        <w:sectPr w:rsidR="002B2495" w:rsidRPr="00C01C39">
          <w:pgSz w:w="11906" w:h="16838"/>
          <w:pgMar w:top="1440" w:right="1800" w:bottom="1440" w:left="1800" w:header="851" w:footer="992" w:gutter="0"/>
          <w:cols w:space="425"/>
          <w:docGrid w:type="lines" w:linePitch="360"/>
        </w:sectPr>
      </w:pPr>
    </w:p>
    <w:p w14:paraId="27371D88" w14:textId="76830249" w:rsidR="006D6E78" w:rsidRPr="00C01C39" w:rsidRDefault="006A2CFF" w:rsidP="006A2CFF">
      <w:pPr>
        <w:widowControl/>
        <w:rPr>
          <w:rFonts w:ascii="Times New Roman" w:eastAsia="標楷體" w:hAnsi="Times New Roman" w:cs="Times New Roman"/>
          <w:sz w:val="32"/>
          <w:szCs w:val="32"/>
        </w:rPr>
      </w:pPr>
      <w:r w:rsidRPr="00C01C39">
        <w:rPr>
          <w:rFonts w:ascii="Times New Roman" w:eastAsia="標楷體" w:hAnsi="Times New Roman" w:cs="Times New Roman"/>
          <w:sz w:val="32"/>
          <w:szCs w:val="32"/>
        </w:rPr>
        <w:br w:type="page"/>
      </w:r>
    </w:p>
    <w:bookmarkStart w:id="3" w:name="_Hlk58233525" w:displacedByCustomXml="next"/>
    <w:sdt>
      <w:sdtPr>
        <w:rPr>
          <w:rFonts w:ascii="Times New Roman" w:eastAsia="標楷體" w:hAnsi="Times New Roman" w:cs="Times New Roman"/>
          <w:b/>
          <w:bCs/>
          <w:color w:val="auto"/>
          <w:kern w:val="2"/>
          <w:sz w:val="24"/>
          <w:szCs w:val="22"/>
          <w:lang w:val="zh-TW"/>
        </w:rPr>
        <w:id w:val="414673516"/>
        <w:docPartObj>
          <w:docPartGallery w:val="Table of Contents"/>
          <w:docPartUnique/>
        </w:docPartObj>
      </w:sdtPr>
      <w:sdtEndPr>
        <w:rPr>
          <w:szCs w:val="24"/>
        </w:rPr>
      </w:sdtEndPr>
      <w:sdtContent>
        <w:p w14:paraId="33776505" w14:textId="19CBBA1C" w:rsidR="00962345" w:rsidRPr="00B26AC6" w:rsidRDefault="00962345" w:rsidP="0061679E">
          <w:pPr>
            <w:pStyle w:val="a7"/>
            <w:jc w:val="center"/>
            <w:rPr>
              <w:rFonts w:ascii="Times New Roman" w:eastAsia="標楷體" w:hAnsi="Times New Roman" w:cs="Times New Roman"/>
              <w:b/>
              <w:bCs/>
              <w:color w:val="auto"/>
              <w:sz w:val="36"/>
              <w:szCs w:val="36"/>
            </w:rPr>
          </w:pPr>
          <w:r w:rsidRPr="00B26AC6">
            <w:rPr>
              <w:rFonts w:ascii="Times New Roman" w:eastAsia="標楷體" w:hAnsi="Times New Roman" w:cs="Times New Roman"/>
              <w:b/>
              <w:bCs/>
              <w:color w:val="auto"/>
              <w:sz w:val="36"/>
              <w:szCs w:val="36"/>
              <w:lang w:val="zh-TW"/>
            </w:rPr>
            <w:t>目錄</w:t>
          </w:r>
        </w:p>
        <w:p w14:paraId="027A5CB1" w14:textId="3706B599" w:rsidR="00597C3D" w:rsidRPr="00597C3D" w:rsidRDefault="00962345">
          <w:pPr>
            <w:pStyle w:val="11"/>
            <w:rPr>
              <w:rFonts w:ascii="Times New Roman" w:eastAsiaTheme="minorEastAsia" w:hAnsi="Times New Roman"/>
              <w:b w:val="0"/>
              <w:bCs w:val="0"/>
              <w:kern w:val="2"/>
              <w:sz w:val="24"/>
              <w:szCs w:val="24"/>
            </w:rPr>
          </w:pPr>
          <w:r w:rsidRPr="00B26AC6">
            <w:rPr>
              <w:rFonts w:ascii="Times New Roman" w:hAnsi="Times New Roman"/>
              <w:sz w:val="24"/>
              <w:szCs w:val="24"/>
            </w:rPr>
            <w:fldChar w:fldCharType="begin"/>
          </w:r>
          <w:r w:rsidRPr="00B26AC6">
            <w:rPr>
              <w:rFonts w:ascii="Times New Roman" w:hAnsi="Times New Roman"/>
              <w:sz w:val="24"/>
              <w:szCs w:val="24"/>
            </w:rPr>
            <w:instrText xml:space="preserve"> TOC \o "1-3" \h \z \u </w:instrText>
          </w:r>
          <w:r w:rsidRPr="00B26AC6">
            <w:rPr>
              <w:rFonts w:ascii="Times New Roman" w:hAnsi="Times New Roman"/>
              <w:sz w:val="24"/>
              <w:szCs w:val="24"/>
            </w:rPr>
            <w:fldChar w:fldCharType="separate"/>
          </w:r>
          <w:hyperlink w:anchor="_Toc92118222" w:history="1">
            <w:r w:rsidR="00597C3D" w:rsidRPr="00597C3D">
              <w:rPr>
                <w:rStyle w:val="a8"/>
                <w:rFonts w:ascii="Times New Roman" w:hAnsi="Times New Roman"/>
                <w:b w:val="0"/>
                <w:bCs w:val="0"/>
                <w:sz w:val="24"/>
                <w:szCs w:val="24"/>
              </w:rPr>
              <w:t>第一章</w:t>
            </w:r>
            <w:r w:rsidR="00597C3D" w:rsidRPr="00597C3D">
              <w:rPr>
                <w:rStyle w:val="a8"/>
                <w:rFonts w:ascii="Times New Roman" w:hAnsi="Times New Roman"/>
                <w:b w:val="0"/>
                <w:bCs w:val="0"/>
                <w:sz w:val="24"/>
                <w:szCs w:val="24"/>
              </w:rPr>
              <w:t xml:space="preserve"> </w:t>
            </w:r>
            <w:r w:rsidR="00597C3D" w:rsidRPr="00597C3D">
              <w:rPr>
                <w:rStyle w:val="a8"/>
                <w:rFonts w:ascii="Times New Roman" w:hAnsi="Times New Roman"/>
                <w:b w:val="0"/>
                <w:bCs w:val="0"/>
                <w:sz w:val="24"/>
                <w:szCs w:val="24"/>
              </w:rPr>
              <w:t>緒論</w:t>
            </w:r>
            <w:r w:rsidR="00597C3D" w:rsidRPr="00597C3D">
              <w:rPr>
                <w:rFonts w:ascii="Times New Roman" w:hAnsi="Times New Roman"/>
                <w:b w:val="0"/>
                <w:bCs w:val="0"/>
                <w:webHidden/>
                <w:sz w:val="24"/>
                <w:szCs w:val="24"/>
              </w:rPr>
              <w:tab/>
            </w:r>
            <w:r w:rsidR="00597C3D" w:rsidRPr="00597C3D">
              <w:rPr>
                <w:rFonts w:ascii="Times New Roman" w:hAnsi="Times New Roman"/>
                <w:b w:val="0"/>
                <w:bCs w:val="0"/>
                <w:webHidden/>
                <w:sz w:val="24"/>
                <w:szCs w:val="24"/>
              </w:rPr>
              <w:fldChar w:fldCharType="begin"/>
            </w:r>
            <w:r w:rsidR="00597C3D" w:rsidRPr="00597C3D">
              <w:rPr>
                <w:rFonts w:ascii="Times New Roman" w:hAnsi="Times New Roman"/>
                <w:b w:val="0"/>
                <w:bCs w:val="0"/>
                <w:webHidden/>
                <w:sz w:val="24"/>
                <w:szCs w:val="24"/>
              </w:rPr>
              <w:instrText xml:space="preserve"> PAGEREF _Toc92118222 \h </w:instrText>
            </w:r>
            <w:r w:rsidR="00597C3D" w:rsidRPr="00597C3D">
              <w:rPr>
                <w:rFonts w:ascii="Times New Roman" w:hAnsi="Times New Roman"/>
                <w:b w:val="0"/>
                <w:bCs w:val="0"/>
                <w:webHidden/>
                <w:sz w:val="24"/>
                <w:szCs w:val="24"/>
              </w:rPr>
            </w:r>
            <w:r w:rsidR="00597C3D" w:rsidRPr="00597C3D">
              <w:rPr>
                <w:rFonts w:ascii="Times New Roman" w:hAnsi="Times New Roman"/>
                <w:b w:val="0"/>
                <w:bCs w:val="0"/>
                <w:webHidden/>
                <w:sz w:val="24"/>
                <w:szCs w:val="24"/>
              </w:rPr>
              <w:fldChar w:fldCharType="separate"/>
            </w:r>
            <w:r w:rsidR="00597C3D" w:rsidRPr="00597C3D">
              <w:rPr>
                <w:rFonts w:ascii="Times New Roman" w:hAnsi="Times New Roman"/>
                <w:b w:val="0"/>
                <w:bCs w:val="0"/>
                <w:webHidden/>
                <w:sz w:val="24"/>
                <w:szCs w:val="24"/>
              </w:rPr>
              <w:t>1</w:t>
            </w:r>
            <w:r w:rsidR="00597C3D" w:rsidRPr="00597C3D">
              <w:rPr>
                <w:rFonts w:ascii="Times New Roman" w:hAnsi="Times New Roman"/>
                <w:b w:val="0"/>
                <w:bCs w:val="0"/>
                <w:webHidden/>
                <w:sz w:val="24"/>
                <w:szCs w:val="24"/>
              </w:rPr>
              <w:fldChar w:fldCharType="end"/>
            </w:r>
          </w:hyperlink>
        </w:p>
        <w:p w14:paraId="2B429B4A" w14:textId="40333A8F" w:rsidR="00597C3D" w:rsidRPr="00597C3D" w:rsidRDefault="0087194F">
          <w:pPr>
            <w:pStyle w:val="2"/>
            <w:tabs>
              <w:tab w:val="right" w:leader="dot" w:pos="8296"/>
            </w:tabs>
            <w:rPr>
              <w:rFonts w:ascii="Times New Roman" w:hAnsi="Times New Roman"/>
              <w:noProof/>
              <w:kern w:val="2"/>
              <w:sz w:val="24"/>
              <w:szCs w:val="24"/>
            </w:rPr>
          </w:pPr>
          <w:hyperlink w:anchor="_Toc92118223" w:history="1">
            <w:r w:rsidR="00597C3D" w:rsidRPr="00597C3D">
              <w:rPr>
                <w:rStyle w:val="a8"/>
                <w:rFonts w:ascii="Times New Roman" w:eastAsia="標楷體" w:hAnsi="Times New Roman"/>
                <w:noProof/>
                <w:sz w:val="24"/>
                <w:szCs w:val="24"/>
              </w:rPr>
              <w:t xml:space="preserve">1.1 </w:t>
            </w:r>
            <w:r w:rsidR="00597C3D" w:rsidRPr="00597C3D">
              <w:rPr>
                <w:rStyle w:val="a8"/>
                <w:rFonts w:ascii="Times New Roman" w:eastAsia="標楷體" w:hAnsi="Times New Roman"/>
                <w:noProof/>
                <w:sz w:val="24"/>
                <w:szCs w:val="24"/>
              </w:rPr>
              <w:t>研究背景與動機</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_Toc92118223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1</w:t>
            </w:r>
            <w:r w:rsidR="00597C3D" w:rsidRPr="00597C3D">
              <w:rPr>
                <w:rFonts w:ascii="Times New Roman" w:hAnsi="Times New Roman"/>
                <w:noProof/>
                <w:webHidden/>
                <w:sz w:val="24"/>
                <w:szCs w:val="24"/>
              </w:rPr>
              <w:fldChar w:fldCharType="end"/>
            </w:r>
          </w:hyperlink>
        </w:p>
        <w:p w14:paraId="354C2713" w14:textId="7839B169" w:rsidR="00597C3D" w:rsidRPr="00597C3D" w:rsidRDefault="0087194F">
          <w:pPr>
            <w:pStyle w:val="2"/>
            <w:tabs>
              <w:tab w:val="right" w:leader="dot" w:pos="8296"/>
            </w:tabs>
            <w:rPr>
              <w:rFonts w:ascii="Times New Roman" w:hAnsi="Times New Roman"/>
              <w:noProof/>
              <w:kern w:val="2"/>
              <w:sz w:val="24"/>
              <w:szCs w:val="24"/>
            </w:rPr>
          </w:pPr>
          <w:hyperlink w:anchor="_Toc92118224" w:history="1">
            <w:r w:rsidR="00597C3D" w:rsidRPr="00597C3D">
              <w:rPr>
                <w:rStyle w:val="a8"/>
                <w:rFonts w:ascii="Times New Roman" w:eastAsia="標楷體" w:hAnsi="Times New Roman"/>
                <w:noProof/>
                <w:sz w:val="24"/>
                <w:szCs w:val="24"/>
              </w:rPr>
              <w:t xml:space="preserve">1.2 </w:t>
            </w:r>
            <w:r w:rsidR="00597C3D" w:rsidRPr="00597C3D">
              <w:rPr>
                <w:rStyle w:val="a8"/>
                <w:rFonts w:ascii="Times New Roman" w:eastAsia="標楷體" w:hAnsi="Times New Roman"/>
                <w:noProof/>
                <w:sz w:val="24"/>
                <w:szCs w:val="24"/>
              </w:rPr>
              <w:t>研究目的</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_Toc92118224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1</w:t>
            </w:r>
            <w:r w:rsidR="00597C3D" w:rsidRPr="00597C3D">
              <w:rPr>
                <w:rFonts w:ascii="Times New Roman" w:hAnsi="Times New Roman"/>
                <w:noProof/>
                <w:webHidden/>
                <w:sz w:val="24"/>
                <w:szCs w:val="24"/>
              </w:rPr>
              <w:fldChar w:fldCharType="end"/>
            </w:r>
          </w:hyperlink>
        </w:p>
        <w:p w14:paraId="4583CF6E" w14:textId="29557338" w:rsidR="00597C3D" w:rsidRPr="00597C3D" w:rsidRDefault="0087194F">
          <w:pPr>
            <w:pStyle w:val="11"/>
            <w:rPr>
              <w:rFonts w:ascii="Times New Roman" w:eastAsiaTheme="minorEastAsia" w:hAnsi="Times New Roman"/>
              <w:b w:val="0"/>
              <w:bCs w:val="0"/>
              <w:kern w:val="2"/>
              <w:sz w:val="24"/>
              <w:szCs w:val="24"/>
            </w:rPr>
          </w:pPr>
          <w:hyperlink w:anchor="_Toc92118225" w:history="1">
            <w:r w:rsidR="00597C3D" w:rsidRPr="00597C3D">
              <w:rPr>
                <w:rStyle w:val="a8"/>
                <w:rFonts w:ascii="Times New Roman" w:hAnsi="Times New Roman"/>
                <w:b w:val="0"/>
                <w:bCs w:val="0"/>
                <w:sz w:val="24"/>
                <w:szCs w:val="24"/>
              </w:rPr>
              <w:t>第二章</w:t>
            </w:r>
            <w:r w:rsidR="00597C3D" w:rsidRPr="00597C3D">
              <w:rPr>
                <w:rStyle w:val="a8"/>
                <w:rFonts w:ascii="Times New Roman" w:hAnsi="Times New Roman"/>
                <w:b w:val="0"/>
                <w:bCs w:val="0"/>
                <w:sz w:val="24"/>
                <w:szCs w:val="24"/>
              </w:rPr>
              <w:t xml:space="preserve"> </w:t>
            </w:r>
            <w:r w:rsidR="00597C3D" w:rsidRPr="00597C3D">
              <w:rPr>
                <w:rStyle w:val="a8"/>
                <w:rFonts w:ascii="Times New Roman" w:hAnsi="Times New Roman"/>
                <w:b w:val="0"/>
                <w:bCs w:val="0"/>
                <w:sz w:val="24"/>
                <w:szCs w:val="24"/>
              </w:rPr>
              <w:t>文獻回顧</w:t>
            </w:r>
            <w:r w:rsidR="00597C3D" w:rsidRPr="00597C3D">
              <w:rPr>
                <w:rFonts w:ascii="Times New Roman" w:hAnsi="Times New Roman"/>
                <w:b w:val="0"/>
                <w:bCs w:val="0"/>
                <w:webHidden/>
                <w:sz w:val="24"/>
                <w:szCs w:val="24"/>
              </w:rPr>
              <w:tab/>
            </w:r>
            <w:r w:rsidR="00597C3D" w:rsidRPr="00597C3D">
              <w:rPr>
                <w:rFonts w:ascii="Times New Roman" w:hAnsi="Times New Roman"/>
                <w:b w:val="0"/>
                <w:bCs w:val="0"/>
                <w:webHidden/>
                <w:sz w:val="24"/>
                <w:szCs w:val="24"/>
              </w:rPr>
              <w:fldChar w:fldCharType="begin"/>
            </w:r>
            <w:r w:rsidR="00597C3D" w:rsidRPr="00597C3D">
              <w:rPr>
                <w:rFonts w:ascii="Times New Roman" w:hAnsi="Times New Roman"/>
                <w:b w:val="0"/>
                <w:bCs w:val="0"/>
                <w:webHidden/>
                <w:sz w:val="24"/>
                <w:szCs w:val="24"/>
              </w:rPr>
              <w:instrText xml:space="preserve"> PAGEREF _Toc92118225 \h </w:instrText>
            </w:r>
            <w:r w:rsidR="00597C3D" w:rsidRPr="00597C3D">
              <w:rPr>
                <w:rFonts w:ascii="Times New Roman" w:hAnsi="Times New Roman"/>
                <w:b w:val="0"/>
                <w:bCs w:val="0"/>
                <w:webHidden/>
                <w:sz w:val="24"/>
                <w:szCs w:val="24"/>
              </w:rPr>
            </w:r>
            <w:r w:rsidR="00597C3D" w:rsidRPr="00597C3D">
              <w:rPr>
                <w:rFonts w:ascii="Times New Roman" w:hAnsi="Times New Roman"/>
                <w:b w:val="0"/>
                <w:bCs w:val="0"/>
                <w:webHidden/>
                <w:sz w:val="24"/>
                <w:szCs w:val="24"/>
              </w:rPr>
              <w:fldChar w:fldCharType="separate"/>
            </w:r>
            <w:r w:rsidR="00597C3D" w:rsidRPr="00597C3D">
              <w:rPr>
                <w:rFonts w:ascii="Times New Roman" w:hAnsi="Times New Roman"/>
                <w:b w:val="0"/>
                <w:bCs w:val="0"/>
                <w:webHidden/>
                <w:sz w:val="24"/>
                <w:szCs w:val="24"/>
              </w:rPr>
              <w:t>2</w:t>
            </w:r>
            <w:r w:rsidR="00597C3D" w:rsidRPr="00597C3D">
              <w:rPr>
                <w:rFonts w:ascii="Times New Roman" w:hAnsi="Times New Roman"/>
                <w:b w:val="0"/>
                <w:bCs w:val="0"/>
                <w:webHidden/>
                <w:sz w:val="24"/>
                <w:szCs w:val="24"/>
              </w:rPr>
              <w:fldChar w:fldCharType="end"/>
            </w:r>
          </w:hyperlink>
        </w:p>
        <w:p w14:paraId="6CB98C65" w14:textId="0D37E389" w:rsidR="00597C3D" w:rsidRPr="00597C3D" w:rsidRDefault="0087194F">
          <w:pPr>
            <w:pStyle w:val="2"/>
            <w:tabs>
              <w:tab w:val="right" w:leader="dot" w:pos="8296"/>
            </w:tabs>
            <w:rPr>
              <w:rFonts w:ascii="Times New Roman" w:hAnsi="Times New Roman"/>
              <w:noProof/>
              <w:kern w:val="2"/>
              <w:sz w:val="24"/>
              <w:szCs w:val="24"/>
            </w:rPr>
          </w:pPr>
          <w:hyperlink w:anchor="_Toc92118226" w:history="1">
            <w:r w:rsidR="00597C3D" w:rsidRPr="00597C3D">
              <w:rPr>
                <w:rStyle w:val="a8"/>
                <w:rFonts w:ascii="Times New Roman" w:eastAsia="標楷體" w:hAnsi="Times New Roman"/>
                <w:noProof/>
                <w:sz w:val="24"/>
                <w:szCs w:val="24"/>
              </w:rPr>
              <w:t xml:space="preserve">2.1  Levenberg–Marquardt </w:t>
            </w:r>
            <w:r w:rsidR="00597C3D" w:rsidRPr="00597C3D">
              <w:rPr>
                <w:rStyle w:val="a8"/>
                <w:rFonts w:ascii="Times New Roman" w:eastAsia="標楷體" w:hAnsi="Times New Roman"/>
                <w:noProof/>
                <w:sz w:val="24"/>
                <w:szCs w:val="24"/>
              </w:rPr>
              <w:t>萊文貝格－馬夸特（</w:t>
            </w:r>
            <w:r w:rsidR="00597C3D" w:rsidRPr="00597C3D">
              <w:rPr>
                <w:rStyle w:val="a8"/>
                <w:rFonts w:ascii="Times New Roman" w:eastAsia="標楷體" w:hAnsi="Times New Roman"/>
                <w:noProof/>
                <w:sz w:val="24"/>
                <w:szCs w:val="24"/>
              </w:rPr>
              <w:t>LM</w:t>
            </w:r>
            <w:r w:rsidR="00597C3D" w:rsidRPr="00597C3D">
              <w:rPr>
                <w:rStyle w:val="a8"/>
                <w:rFonts w:ascii="Times New Roman" w:eastAsia="標楷體" w:hAnsi="Times New Roman"/>
                <w:noProof/>
                <w:sz w:val="24"/>
                <w:szCs w:val="24"/>
              </w:rPr>
              <w:t>）</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_Toc92118226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2</w:t>
            </w:r>
            <w:r w:rsidR="00597C3D" w:rsidRPr="00597C3D">
              <w:rPr>
                <w:rFonts w:ascii="Times New Roman" w:hAnsi="Times New Roman"/>
                <w:noProof/>
                <w:webHidden/>
                <w:sz w:val="24"/>
                <w:szCs w:val="24"/>
              </w:rPr>
              <w:fldChar w:fldCharType="end"/>
            </w:r>
          </w:hyperlink>
        </w:p>
        <w:p w14:paraId="254BEBF0" w14:textId="1B0F7768" w:rsidR="00597C3D" w:rsidRPr="00597C3D" w:rsidRDefault="0087194F">
          <w:pPr>
            <w:pStyle w:val="2"/>
            <w:tabs>
              <w:tab w:val="right" w:leader="dot" w:pos="8296"/>
            </w:tabs>
            <w:rPr>
              <w:rFonts w:ascii="Times New Roman" w:hAnsi="Times New Roman"/>
              <w:noProof/>
              <w:kern w:val="2"/>
              <w:sz w:val="24"/>
              <w:szCs w:val="24"/>
            </w:rPr>
          </w:pPr>
          <w:hyperlink w:anchor="_Toc92118227" w:history="1">
            <w:r w:rsidR="00597C3D" w:rsidRPr="00597C3D">
              <w:rPr>
                <w:rStyle w:val="a8"/>
                <w:rFonts w:ascii="Times New Roman" w:eastAsia="標楷體" w:hAnsi="Times New Roman"/>
                <w:noProof/>
                <w:sz w:val="24"/>
                <w:szCs w:val="24"/>
              </w:rPr>
              <w:t xml:space="preserve">2.2  One Step Secant </w:t>
            </w:r>
            <w:r w:rsidR="00597C3D" w:rsidRPr="00597C3D">
              <w:rPr>
                <w:rStyle w:val="a8"/>
                <w:rFonts w:ascii="Times New Roman" w:eastAsia="標楷體" w:hAnsi="Times New Roman"/>
                <w:noProof/>
                <w:sz w:val="24"/>
                <w:szCs w:val="24"/>
              </w:rPr>
              <w:t>一步割線法</w:t>
            </w:r>
            <w:r w:rsidR="00597C3D" w:rsidRPr="00597C3D">
              <w:rPr>
                <w:rStyle w:val="a8"/>
                <w:rFonts w:ascii="Times New Roman" w:eastAsia="標楷體" w:hAnsi="Times New Roman"/>
                <w:noProof/>
                <w:sz w:val="24"/>
                <w:szCs w:val="24"/>
              </w:rPr>
              <w:t>(OSS)</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_Toc92118227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3</w:t>
            </w:r>
            <w:r w:rsidR="00597C3D" w:rsidRPr="00597C3D">
              <w:rPr>
                <w:rFonts w:ascii="Times New Roman" w:hAnsi="Times New Roman"/>
                <w:noProof/>
                <w:webHidden/>
                <w:sz w:val="24"/>
                <w:szCs w:val="24"/>
              </w:rPr>
              <w:fldChar w:fldCharType="end"/>
            </w:r>
          </w:hyperlink>
        </w:p>
        <w:p w14:paraId="6CA729BB" w14:textId="48C6A5B9" w:rsidR="00597C3D" w:rsidRPr="00597C3D" w:rsidRDefault="0087194F">
          <w:pPr>
            <w:pStyle w:val="2"/>
            <w:tabs>
              <w:tab w:val="right" w:leader="dot" w:pos="8296"/>
            </w:tabs>
            <w:rPr>
              <w:rFonts w:ascii="Times New Roman" w:hAnsi="Times New Roman"/>
              <w:noProof/>
              <w:kern w:val="2"/>
              <w:sz w:val="24"/>
              <w:szCs w:val="24"/>
            </w:rPr>
          </w:pPr>
          <w:hyperlink w:anchor="_Toc92118228" w:history="1">
            <w:r w:rsidR="00597C3D" w:rsidRPr="00597C3D">
              <w:rPr>
                <w:rStyle w:val="a8"/>
                <w:rFonts w:ascii="Times New Roman" w:eastAsia="標楷體" w:hAnsi="Times New Roman"/>
                <w:noProof/>
                <w:sz w:val="24"/>
                <w:szCs w:val="24"/>
              </w:rPr>
              <w:t>2.3  Gradient Descent with Adaptive Learning Rate</w:t>
            </w:r>
            <w:r w:rsidR="00597C3D" w:rsidRPr="00597C3D">
              <w:rPr>
                <w:rStyle w:val="a8"/>
                <w:rFonts w:ascii="Times New Roman" w:eastAsia="標楷體" w:hAnsi="Times New Roman"/>
                <w:noProof/>
                <w:sz w:val="24"/>
                <w:szCs w:val="24"/>
              </w:rPr>
              <w:t>具有自適應學習率的梯度下降</w:t>
            </w:r>
            <w:r w:rsidR="00597C3D" w:rsidRPr="00597C3D">
              <w:rPr>
                <w:rStyle w:val="a8"/>
                <w:rFonts w:ascii="Times New Roman" w:eastAsia="標楷體" w:hAnsi="Times New Roman"/>
                <w:noProof/>
                <w:sz w:val="24"/>
                <w:szCs w:val="24"/>
              </w:rPr>
              <w:t>(GDA)</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_Toc92118228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3</w:t>
            </w:r>
            <w:r w:rsidR="00597C3D" w:rsidRPr="00597C3D">
              <w:rPr>
                <w:rFonts w:ascii="Times New Roman" w:hAnsi="Times New Roman"/>
                <w:noProof/>
                <w:webHidden/>
                <w:sz w:val="24"/>
                <w:szCs w:val="24"/>
              </w:rPr>
              <w:fldChar w:fldCharType="end"/>
            </w:r>
          </w:hyperlink>
        </w:p>
        <w:p w14:paraId="63F8D914" w14:textId="1274ED7F" w:rsidR="00597C3D" w:rsidRPr="00597C3D" w:rsidRDefault="0087194F">
          <w:pPr>
            <w:pStyle w:val="2"/>
            <w:tabs>
              <w:tab w:val="right" w:leader="dot" w:pos="8296"/>
            </w:tabs>
            <w:rPr>
              <w:rFonts w:ascii="Times New Roman" w:hAnsi="Times New Roman"/>
              <w:noProof/>
              <w:kern w:val="2"/>
              <w:sz w:val="24"/>
              <w:szCs w:val="24"/>
            </w:rPr>
          </w:pPr>
          <w:hyperlink w:anchor="_Toc92118229" w:history="1">
            <w:r w:rsidR="00597C3D" w:rsidRPr="00597C3D">
              <w:rPr>
                <w:rStyle w:val="a8"/>
                <w:rFonts w:ascii="Times New Roman" w:eastAsia="標楷體" w:hAnsi="Times New Roman"/>
                <w:noProof/>
                <w:sz w:val="24"/>
                <w:szCs w:val="24"/>
              </w:rPr>
              <w:t xml:space="preserve">2.4  Long Short-Term Memory </w:t>
            </w:r>
            <w:r w:rsidR="00597C3D" w:rsidRPr="00597C3D">
              <w:rPr>
                <w:rStyle w:val="a8"/>
                <w:rFonts w:ascii="Times New Roman" w:eastAsia="標楷體" w:hAnsi="Times New Roman"/>
                <w:noProof/>
                <w:sz w:val="24"/>
                <w:szCs w:val="24"/>
              </w:rPr>
              <w:t>長短期記憶</w:t>
            </w:r>
            <w:r w:rsidR="00597C3D" w:rsidRPr="00597C3D">
              <w:rPr>
                <w:rStyle w:val="a8"/>
                <w:rFonts w:ascii="Times New Roman" w:eastAsia="標楷體" w:hAnsi="Times New Roman"/>
                <w:noProof/>
                <w:sz w:val="24"/>
                <w:szCs w:val="24"/>
              </w:rPr>
              <w:t>(LSTM)</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_Toc92118229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4</w:t>
            </w:r>
            <w:r w:rsidR="00597C3D" w:rsidRPr="00597C3D">
              <w:rPr>
                <w:rFonts w:ascii="Times New Roman" w:hAnsi="Times New Roman"/>
                <w:noProof/>
                <w:webHidden/>
                <w:sz w:val="24"/>
                <w:szCs w:val="24"/>
              </w:rPr>
              <w:fldChar w:fldCharType="end"/>
            </w:r>
          </w:hyperlink>
        </w:p>
        <w:p w14:paraId="5CACAEB4" w14:textId="24876360" w:rsidR="00597C3D" w:rsidRPr="00597C3D" w:rsidRDefault="0087194F">
          <w:pPr>
            <w:pStyle w:val="2"/>
            <w:tabs>
              <w:tab w:val="right" w:leader="dot" w:pos="8296"/>
            </w:tabs>
            <w:rPr>
              <w:rFonts w:ascii="Times New Roman" w:hAnsi="Times New Roman"/>
              <w:noProof/>
              <w:kern w:val="2"/>
              <w:sz w:val="24"/>
              <w:szCs w:val="24"/>
            </w:rPr>
          </w:pPr>
          <w:hyperlink w:anchor="_Toc92118230" w:history="1">
            <w:r w:rsidR="00597C3D" w:rsidRPr="00597C3D">
              <w:rPr>
                <w:rStyle w:val="a8"/>
                <w:rFonts w:ascii="Times New Roman" w:eastAsia="標楷體" w:hAnsi="Times New Roman"/>
                <w:noProof/>
                <w:sz w:val="24"/>
                <w:szCs w:val="24"/>
              </w:rPr>
              <w:t xml:space="preserve">2.5 </w:t>
            </w:r>
            <w:r w:rsidR="00597C3D" w:rsidRPr="00597C3D">
              <w:rPr>
                <w:rStyle w:val="a8"/>
                <w:rFonts w:ascii="Times New Roman" w:eastAsia="標楷體" w:hAnsi="Times New Roman"/>
                <w:noProof/>
                <w:sz w:val="24"/>
                <w:szCs w:val="24"/>
              </w:rPr>
              <w:t>支援向量機</w:t>
            </w:r>
            <w:r w:rsidR="00597C3D" w:rsidRPr="00597C3D">
              <w:rPr>
                <w:rStyle w:val="a8"/>
                <w:rFonts w:ascii="Times New Roman" w:eastAsia="標楷體" w:hAnsi="Times New Roman"/>
                <w:noProof/>
                <w:sz w:val="24"/>
                <w:szCs w:val="24"/>
              </w:rPr>
              <w:t xml:space="preserve"> (SVM)</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_Toc92118230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5</w:t>
            </w:r>
            <w:r w:rsidR="00597C3D" w:rsidRPr="00597C3D">
              <w:rPr>
                <w:rFonts w:ascii="Times New Roman" w:hAnsi="Times New Roman"/>
                <w:noProof/>
                <w:webHidden/>
                <w:sz w:val="24"/>
                <w:szCs w:val="24"/>
              </w:rPr>
              <w:fldChar w:fldCharType="end"/>
            </w:r>
          </w:hyperlink>
        </w:p>
        <w:p w14:paraId="67B71272" w14:textId="2E20A08B" w:rsidR="00597C3D" w:rsidRPr="00597C3D" w:rsidRDefault="0087194F">
          <w:pPr>
            <w:pStyle w:val="11"/>
            <w:rPr>
              <w:rFonts w:ascii="Times New Roman" w:eastAsiaTheme="minorEastAsia" w:hAnsi="Times New Roman"/>
              <w:b w:val="0"/>
              <w:bCs w:val="0"/>
              <w:kern w:val="2"/>
              <w:sz w:val="24"/>
              <w:szCs w:val="24"/>
            </w:rPr>
          </w:pPr>
          <w:hyperlink w:anchor="_Toc92118231" w:history="1">
            <w:r w:rsidR="00597C3D" w:rsidRPr="00597C3D">
              <w:rPr>
                <w:rStyle w:val="a8"/>
                <w:rFonts w:ascii="Times New Roman" w:hAnsi="Times New Roman"/>
                <w:b w:val="0"/>
                <w:bCs w:val="0"/>
                <w:sz w:val="24"/>
                <w:szCs w:val="24"/>
              </w:rPr>
              <w:t>第三章</w:t>
            </w:r>
            <w:r w:rsidR="00597C3D" w:rsidRPr="00597C3D">
              <w:rPr>
                <w:rStyle w:val="a8"/>
                <w:rFonts w:ascii="Times New Roman" w:hAnsi="Times New Roman"/>
                <w:b w:val="0"/>
                <w:bCs w:val="0"/>
                <w:sz w:val="24"/>
                <w:szCs w:val="24"/>
              </w:rPr>
              <w:t xml:space="preserve"> </w:t>
            </w:r>
            <w:r w:rsidR="00597C3D" w:rsidRPr="00597C3D">
              <w:rPr>
                <w:rStyle w:val="a8"/>
                <w:rFonts w:ascii="Times New Roman" w:hAnsi="Times New Roman"/>
                <w:b w:val="0"/>
                <w:bCs w:val="0"/>
                <w:sz w:val="24"/>
                <w:szCs w:val="24"/>
              </w:rPr>
              <w:t>研究方法</w:t>
            </w:r>
            <w:r w:rsidR="00597C3D" w:rsidRPr="00597C3D">
              <w:rPr>
                <w:rFonts w:ascii="Times New Roman" w:hAnsi="Times New Roman"/>
                <w:b w:val="0"/>
                <w:bCs w:val="0"/>
                <w:webHidden/>
                <w:sz w:val="24"/>
                <w:szCs w:val="24"/>
              </w:rPr>
              <w:tab/>
            </w:r>
            <w:r w:rsidR="00597C3D" w:rsidRPr="00597C3D">
              <w:rPr>
                <w:rFonts w:ascii="Times New Roman" w:hAnsi="Times New Roman"/>
                <w:b w:val="0"/>
                <w:bCs w:val="0"/>
                <w:webHidden/>
                <w:sz w:val="24"/>
                <w:szCs w:val="24"/>
              </w:rPr>
              <w:fldChar w:fldCharType="begin"/>
            </w:r>
            <w:r w:rsidR="00597C3D" w:rsidRPr="00597C3D">
              <w:rPr>
                <w:rFonts w:ascii="Times New Roman" w:hAnsi="Times New Roman"/>
                <w:b w:val="0"/>
                <w:bCs w:val="0"/>
                <w:webHidden/>
                <w:sz w:val="24"/>
                <w:szCs w:val="24"/>
              </w:rPr>
              <w:instrText xml:space="preserve"> PAGEREF _Toc92118231 \h </w:instrText>
            </w:r>
            <w:r w:rsidR="00597C3D" w:rsidRPr="00597C3D">
              <w:rPr>
                <w:rFonts w:ascii="Times New Roman" w:hAnsi="Times New Roman"/>
                <w:b w:val="0"/>
                <w:bCs w:val="0"/>
                <w:webHidden/>
                <w:sz w:val="24"/>
                <w:szCs w:val="24"/>
              </w:rPr>
            </w:r>
            <w:r w:rsidR="00597C3D" w:rsidRPr="00597C3D">
              <w:rPr>
                <w:rFonts w:ascii="Times New Roman" w:hAnsi="Times New Roman"/>
                <w:b w:val="0"/>
                <w:bCs w:val="0"/>
                <w:webHidden/>
                <w:sz w:val="24"/>
                <w:szCs w:val="24"/>
              </w:rPr>
              <w:fldChar w:fldCharType="separate"/>
            </w:r>
            <w:r w:rsidR="00597C3D" w:rsidRPr="00597C3D">
              <w:rPr>
                <w:rFonts w:ascii="Times New Roman" w:hAnsi="Times New Roman"/>
                <w:b w:val="0"/>
                <w:bCs w:val="0"/>
                <w:webHidden/>
                <w:sz w:val="24"/>
                <w:szCs w:val="24"/>
              </w:rPr>
              <w:t>6</w:t>
            </w:r>
            <w:r w:rsidR="00597C3D" w:rsidRPr="00597C3D">
              <w:rPr>
                <w:rFonts w:ascii="Times New Roman" w:hAnsi="Times New Roman"/>
                <w:b w:val="0"/>
                <w:bCs w:val="0"/>
                <w:webHidden/>
                <w:sz w:val="24"/>
                <w:szCs w:val="24"/>
              </w:rPr>
              <w:fldChar w:fldCharType="end"/>
            </w:r>
          </w:hyperlink>
        </w:p>
        <w:p w14:paraId="754B7E32" w14:textId="66A095E4" w:rsidR="00597C3D" w:rsidRPr="00597C3D" w:rsidRDefault="0087194F">
          <w:pPr>
            <w:pStyle w:val="2"/>
            <w:tabs>
              <w:tab w:val="right" w:leader="dot" w:pos="8296"/>
            </w:tabs>
            <w:rPr>
              <w:rFonts w:ascii="Times New Roman" w:hAnsi="Times New Roman"/>
              <w:noProof/>
              <w:kern w:val="2"/>
              <w:sz w:val="24"/>
              <w:szCs w:val="24"/>
            </w:rPr>
          </w:pPr>
          <w:hyperlink w:anchor="_Toc92118232" w:history="1">
            <w:r w:rsidR="00597C3D" w:rsidRPr="00597C3D">
              <w:rPr>
                <w:rStyle w:val="a8"/>
                <w:rFonts w:ascii="Times New Roman" w:eastAsia="標楷體" w:hAnsi="Times New Roman"/>
                <w:noProof/>
                <w:sz w:val="24"/>
                <w:szCs w:val="24"/>
              </w:rPr>
              <w:t xml:space="preserve">3.1 </w:t>
            </w:r>
            <w:r w:rsidR="00597C3D" w:rsidRPr="00597C3D">
              <w:rPr>
                <w:rStyle w:val="a8"/>
                <w:rFonts w:ascii="Times New Roman" w:eastAsia="標楷體" w:hAnsi="Times New Roman"/>
                <w:noProof/>
                <w:sz w:val="24"/>
                <w:szCs w:val="24"/>
              </w:rPr>
              <w:t>系統架構</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_Toc92118232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6</w:t>
            </w:r>
            <w:r w:rsidR="00597C3D" w:rsidRPr="00597C3D">
              <w:rPr>
                <w:rFonts w:ascii="Times New Roman" w:hAnsi="Times New Roman"/>
                <w:noProof/>
                <w:webHidden/>
                <w:sz w:val="24"/>
                <w:szCs w:val="24"/>
              </w:rPr>
              <w:fldChar w:fldCharType="end"/>
            </w:r>
          </w:hyperlink>
        </w:p>
        <w:p w14:paraId="6C353BBF" w14:textId="43D2AA14" w:rsidR="00597C3D" w:rsidRPr="00597C3D" w:rsidRDefault="0087194F">
          <w:pPr>
            <w:pStyle w:val="2"/>
            <w:tabs>
              <w:tab w:val="right" w:leader="dot" w:pos="8296"/>
            </w:tabs>
            <w:rPr>
              <w:rFonts w:ascii="Times New Roman" w:hAnsi="Times New Roman"/>
              <w:noProof/>
              <w:kern w:val="2"/>
              <w:sz w:val="24"/>
              <w:szCs w:val="24"/>
            </w:rPr>
          </w:pPr>
          <w:hyperlink w:anchor="_Toc92118233" w:history="1">
            <w:r w:rsidR="00597C3D" w:rsidRPr="00597C3D">
              <w:rPr>
                <w:rStyle w:val="a8"/>
                <w:rFonts w:ascii="Times New Roman" w:eastAsia="標楷體" w:hAnsi="Times New Roman"/>
                <w:noProof/>
                <w:sz w:val="24"/>
                <w:szCs w:val="24"/>
              </w:rPr>
              <w:t xml:space="preserve">3.2 </w:t>
            </w:r>
            <w:r w:rsidR="00597C3D" w:rsidRPr="00597C3D">
              <w:rPr>
                <w:rStyle w:val="a8"/>
                <w:rFonts w:ascii="Times New Roman" w:eastAsia="標楷體" w:hAnsi="Times New Roman"/>
                <w:noProof/>
                <w:sz w:val="24"/>
                <w:szCs w:val="24"/>
              </w:rPr>
              <w:t>類神經網路架構</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_Toc92118233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6</w:t>
            </w:r>
            <w:r w:rsidR="00597C3D" w:rsidRPr="00597C3D">
              <w:rPr>
                <w:rFonts w:ascii="Times New Roman" w:hAnsi="Times New Roman"/>
                <w:noProof/>
                <w:webHidden/>
                <w:sz w:val="24"/>
                <w:szCs w:val="24"/>
              </w:rPr>
              <w:fldChar w:fldCharType="end"/>
            </w:r>
          </w:hyperlink>
        </w:p>
        <w:p w14:paraId="51420AB1" w14:textId="33465E53" w:rsidR="00597C3D" w:rsidRPr="00597C3D" w:rsidRDefault="0087194F">
          <w:pPr>
            <w:pStyle w:val="2"/>
            <w:tabs>
              <w:tab w:val="right" w:leader="dot" w:pos="8296"/>
            </w:tabs>
            <w:rPr>
              <w:rFonts w:ascii="Times New Roman" w:hAnsi="Times New Roman"/>
              <w:noProof/>
              <w:kern w:val="2"/>
              <w:sz w:val="24"/>
              <w:szCs w:val="24"/>
            </w:rPr>
          </w:pPr>
          <w:hyperlink w:anchor="_Toc92118234" w:history="1">
            <w:r w:rsidR="00597C3D" w:rsidRPr="00597C3D">
              <w:rPr>
                <w:rStyle w:val="a8"/>
                <w:rFonts w:ascii="Times New Roman" w:eastAsia="標楷體" w:hAnsi="Times New Roman"/>
                <w:noProof/>
                <w:sz w:val="24"/>
                <w:szCs w:val="24"/>
              </w:rPr>
              <w:t xml:space="preserve">3.3 </w:t>
            </w:r>
            <w:r w:rsidR="00597C3D" w:rsidRPr="00597C3D">
              <w:rPr>
                <w:rStyle w:val="a8"/>
                <w:rFonts w:ascii="Times New Roman" w:eastAsia="標楷體" w:hAnsi="Times New Roman"/>
                <w:noProof/>
                <w:sz w:val="24"/>
                <w:szCs w:val="24"/>
              </w:rPr>
              <w:t>資料集介紹</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_Toc92118234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7</w:t>
            </w:r>
            <w:r w:rsidR="00597C3D" w:rsidRPr="00597C3D">
              <w:rPr>
                <w:rFonts w:ascii="Times New Roman" w:hAnsi="Times New Roman"/>
                <w:noProof/>
                <w:webHidden/>
                <w:sz w:val="24"/>
                <w:szCs w:val="24"/>
              </w:rPr>
              <w:fldChar w:fldCharType="end"/>
            </w:r>
          </w:hyperlink>
        </w:p>
        <w:p w14:paraId="6DA10F53" w14:textId="7B665348" w:rsidR="00597C3D" w:rsidRPr="00597C3D" w:rsidRDefault="0087194F">
          <w:pPr>
            <w:pStyle w:val="11"/>
            <w:rPr>
              <w:rFonts w:ascii="Times New Roman" w:eastAsiaTheme="minorEastAsia" w:hAnsi="Times New Roman"/>
              <w:b w:val="0"/>
              <w:bCs w:val="0"/>
              <w:kern w:val="2"/>
              <w:sz w:val="24"/>
              <w:szCs w:val="24"/>
            </w:rPr>
          </w:pPr>
          <w:hyperlink w:anchor="_Toc92118235" w:history="1">
            <w:r w:rsidR="00597C3D" w:rsidRPr="00597C3D">
              <w:rPr>
                <w:rStyle w:val="a8"/>
                <w:rFonts w:ascii="Times New Roman" w:hAnsi="Times New Roman"/>
                <w:b w:val="0"/>
                <w:bCs w:val="0"/>
                <w:sz w:val="24"/>
                <w:szCs w:val="24"/>
              </w:rPr>
              <w:t>第四章</w:t>
            </w:r>
            <w:r w:rsidR="00597C3D" w:rsidRPr="00597C3D">
              <w:rPr>
                <w:rStyle w:val="a8"/>
                <w:rFonts w:ascii="Times New Roman" w:hAnsi="Times New Roman"/>
                <w:b w:val="0"/>
                <w:bCs w:val="0"/>
                <w:sz w:val="24"/>
                <w:szCs w:val="24"/>
              </w:rPr>
              <w:t xml:space="preserve"> </w:t>
            </w:r>
            <w:r w:rsidR="00597C3D" w:rsidRPr="00597C3D">
              <w:rPr>
                <w:rStyle w:val="a8"/>
                <w:rFonts w:ascii="Times New Roman" w:hAnsi="Times New Roman"/>
                <w:b w:val="0"/>
                <w:bCs w:val="0"/>
                <w:sz w:val="24"/>
                <w:szCs w:val="24"/>
              </w:rPr>
              <w:t>實驗與數據</w:t>
            </w:r>
            <w:r w:rsidR="00597C3D" w:rsidRPr="00597C3D">
              <w:rPr>
                <w:rFonts w:ascii="Times New Roman" w:hAnsi="Times New Roman"/>
                <w:b w:val="0"/>
                <w:bCs w:val="0"/>
                <w:webHidden/>
                <w:sz w:val="24"/>
                <w:szCs w:val="24"/>
              </w:rPr>
              <w:tab/>
            </w:r>
            <w:r w:rsidR="00597C3D" w:rsidRPr="00597C3D">
              <w:rPr>
                <w:rFonts w:ascii="Times New Roman" w:hAnsi="Times New Roman"/>
                <w:b w:val="0"/>
                <w:bCs w:val="0"/>
                <w:webHidden/>
                <w:sz w:val="24"/>
                <w:szCs w:val="24"/>
              </w:rPr>
              <w:fldChar w:fldCharType="begin"/>
            </w:r>
            <w:r w:rsidR="00597C3D" w:rsidRPr="00597C3D">
              <w:rPr>
                <w:rFonts w:ascii="Times New Roman" w:hAnsi="Times New Roman"/>
                <w:b w:val="0"/>
                <w:bCs w:val="0"/>
                <w:webHidden/>
                <w:sz w:val="24"/>
                <w:szCs w:val="24"/>
              </w:rPr>
              <w:instrText xml:space="preserve"> PAGEREF _Toc92118235 \h </w:instrText>
            </w:r>
            <w:r w:rsidR="00597C3D" w:rsidRPr="00597C3D">
              <w:rPr>
                <w:rFonts w:ascii="Times New Roman" w:hAnsi="Times New Roman"/>
                <w:b w:val="0"/>
                <w:bCs w:val="0"/>
                <w:webHidden/>
                <w:sz w:val="24"/>
                <w:szCs w:val="24"/>
              </w:rPr>
            </w:r>
            <w:r w:rsidR="00597C3D" w:rsidRPr="00597C3D">
              <w:rPr>
                <w:rFonts w:ascii="Times New Roman" w:hAnsi="Times New Roman"/>
                <w:b w:val="0"/>
                <w:bCs w:val="0"/>
                <w:webHidden/>
                <w:sz w:val="24"/>
                <w:szCs w:val="24"/>
              </w:rPr>
              <w:fldChar w:fldCharType="separate"/>
            </w:r>
            <w:r w:rsidR="00597C3D" w:rsidRPr="00597C3D">
              <w:rPr>
                <w:rFonts w:ascii="Times New Roman" w:hAnsi="Times New Roman"/>
                <w:b w:val="0"/>
                <w:bCs w:val="0"/>
                <w:webHidden/>
                <w:sz w:val="24"/>
                <w:szCs w:val="24"/>
              </w:rPr>
              <w:t>8</w:t>
            </w:r>
            <w:r w:rsidR="00597C3D" w:rsidRPr="00597C3D">
              <w:rPr>
                <w:rFonts w:ascii="Times New Roman" w:hAnsi="Times New Roman"/>
                <w:b w:val="0"/>
                <w:bCs w:val="0"/>
                <w:webHidden/>
                <w:sz w:val="24"/>
                <w:szCs w:val="24"/>
              </w:rPr>
              <w:fldChar w:fldCharType="end"/>
            </w:r>
          </w:hyperlink>
        </w:p>
        <w:p w14:paraId="56D5D9FD" w14:textId="78CF10B8" w:rsidR="00597C3D" w:rsidRPr="00597C3D" w:rsidRDefault="0087194F">
          <w:pPr>
            <w:pStyle w:val="2"/>
            <w:tabs>
              <w:tab w:val="right" w:leader="dot" w:pos="8296"/>
            </w:tabs>
            <w:rPr>
              <w:rFonts w:ascii="Times New Roman" w:hAnsi="Times New Roman"/>
              <w:noProof/>
              <w:kern w:val="2"/>
              <w:sz w:val="24"/>
              <w:szCs w:val="24"/>
            </w:rPr>
          </w:pPr>
          <w:hyperlink w:anchor="_Toc92118236" w:history="1">
            <w:r w:rsidR="00597C3D" w:rsidRPr="00597C3D">
              <w:rPr>
                <w:rStyle w:val="a8"/>
                <w:rFonts w:ascii="Times New Roman" w:eastAsia="標楷體" w:hAnsi="Times New Roman"/>
                <w:noProof/>
                <w:sz w:val="24"/>
                <w:szCs w:val="24"/>
              </w:rPr>
              <w:t xml:space="preserve">4.1 </w:t>
            </w:r>
            <w:r w:rsidR="00597C3D" w:rsidRPr="00597C3D">
              <w:rPr>
                <w:rStyle w:val="a8"/>
                <w:rFonts w:ascii="Times New Roman" w:eastAsia="標楷體" w:hAnsi="Times New Roman"/>
                <w:noProof/>
                <w:sz w:val="24"/>
                <w:szCs w:val="24"/>
              </w:rPr>
              <w:t>實驗流程與架構</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_Toc92118236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8</w:t>
            </w:r>
            <w:r w:rsidR="00597C3D" w:rsidRPr="00597C3D">
              <w:rPr>
                <w:rFonts w:ascii="Times New Roman" w:hAnsi="Times New Roman"/>
                <w:noProof/>
                <w:webHidden/>
                <w:sz w:val="24"/>
                <w:szCs w:val="24"/>
              </w:rPr>
              <w:fldChar w:fldCharType="end"/>
            </w:r>
          </w:hyperlink>
        </w:p>
        <w:p w14:paraId="65189C0B" w14:textId="56775B6B" w:rsidR="00597C3D" w:rsidRPr="00597C3D" w:rsidRDefault="0087194F">
          <w:pPr>
            <w:pStyle w:val="2"/>
            <w:tabs>
              <w:tab w:val="right" w:leader="dot" w:pos="8296"/>
            </w:tabs>
            <w:rPr>
              <w:rFonts w:ascii="Times New Roman" w:hAnsi="Times New Roman"/>
              <w:noProof/>
              <w:kern w:val="2"/>
              <w:sz w:val="24"/>
              <w:szCs w:val="24"/>
            </w:rPr>
          </w:pPr>
          <w:hyperlink w:anchor="_Toc92118237" w:history="1">
            <w:r w:rsidR="00597C3D" w:rsidRPr="00597C3D">
              <w:rPr>
                <w:rStyle w:val="a8"/>
                <w:rFonts w:ascii="Times New Roman" w:eastAsia="標楷體" w:hAnsi="Times New Roman"/>
                <w:noProof/>
                <w:sz w:val="24"/>
                <w:szCs w:val="24"/>
              </w:rPr>
              <w:t xml:space="preserve">4.2 </w:t>
            </w:r>
            <w:r w:rsidR="00597C3D" w:rsidRPr="00597C3D">
              <w:rPr>
                <w:rStyle w:val="a8"/>
                <w:rFonts w:ascii="Times New Roman" w:eastAsia="標楷體" w:hAnsi="Times New Roman"/>
                <w:noProof/>
                <w:sz w:val="24"/>
                <w:szCs w:val="24"/>
              </w:rPr>
              <w:t>實驗方法</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_Toc92118237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9</w:t>
            </w:r>
            <w:r w:rsidR="00597C3D" w:rsidRPr="00597C3D">
              <w:rPr>
                <w:rFonts w:ascii="Times New Roman" w:hAnsi="Times New Roman"/>
                <w:noProof/>
                <w:webHidden/>
                <w:sz w:val="24"/>
                <w:szCs w:val="24"/>
              </w:rPr>
              <w:fldChar w:fldCharType="end"/>
            </w:r>
          </w:hyperlink>
        </w:p>
        <w:p w14:paraId="7C2749BA" w14:textId="3133DE49" w:rsidR="00597C3D" w:rsidRPr="00597C3D" w:rsidRDefault="0087194F">
          <w:pPr>
            <w:pStyle w:val="31"/>
            <w:tabs>
              <w:tab w:val="right" w:leader="dot" w:pos="8296"/>
            </w:tabs>
            <w:rPr>
              <w:rFonts w:ascii="Times New Roman" w:hAnsi="Times New Roman"/>
              <w:noProof/>
              <w:kern w:val="2"/>
              <w:sz w:val="24"/>
              <w:szCs w:val="24"/>
            </w:rPr>
          </w:pPr>
          <w:hyperlink w:anchor="_Toc92118238" w:history="1">
            <w:r w:rsidR="00597C3D" w:rsidRPr="00597C3D">
              <w:rPr>
                <w:rStyle w:val="a8"/>
                <w:rFonts w:ascii="Times New Roman" w:eastAsia="標楷體" w:hAnsi="Times New Roman"/>
                <w:noProof/>
                <w:sz w:val="24"/>
                <w:szCs w:val="24"/>
              </w:rPr>
              <w:t>4.2.1 SVM</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_Toc92118238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9</w:t>
            </w:r>
            <w:r w:rsidR="00597C3D" w:rsidRPr="00597C3D">
              <w:rPr>
                <w:rFonts w:ascii="Times New Roman" w:hAnsi="Times New Roman"/>
                <w:noProof/>
                <w:webHidden/>
                <w:sz w:val="24"/>
                <w:szCs w:val="24"/>
              </w:rPr>
              <w:fldChar w:fldCharType="end"/>
            </w:r>
          </w:hyperlink>
        </w:p>
        <w:p w14:paraId="0A446ED1" w14:textId="287C6A8B" w:rsidR="00597C3D" w:rsidRPr="00597C3D" w:rsidRDefault="0087194F">
          <w:pPr>
            <w:pStyle w:val="31"/>
            <w:tabs>
              <w:tab w:val="right" w:leader="dot" w:pos="8296"/>
            </w:tabs>
            <w:rPr>
              <w:rFonts w:ascii="Times New Roman" w:hAnsi="Times New Roman"/>
              <w:noProof/>
              <w:kern w:val="2"/>
              <w:sz w:val="24"/>
              <w:szCs w:val="24"/>
            </w:rPr>
          </w:pPr>
          <w:hyperlink w:anchor="_Toc92118239" w:history="1">
            <w:r w:rsidR="00597C3D" w:rsidRPr="00597C3D">
              <w:rPr>
                <w:rStyle w:val="a8"/>
                <w:rFonts w:ascii="Times New Roman" w:eastAsia="標楷體" w:hAnsi="Times New Roman"/>
                <w:noProof/>
                <w:sz w:val="24"/>
                <w:szCs w:val="24"/>
              </w:rPr>
              <w:t>4.2.2 LSTM</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_Toc92118239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10</w:t>
            </w:r>
            <w:r w:rsidR="00597C3D" w:rsidRPr="00597C3D">
              <w:rPr>
                <w:rFonts w:ascii="Times New Roman" w:hAnsi="Times New Roman"/>
                <w:noProof/>
                <w:webHidden/>
                <w:sz w:val="24"/>
                <w:szCs w:val="24"/>
              </w:rPr>
              <w:fldChar w:fldCharType="end"/>
            </w:r>
          </w:hyperlink>
        </w:p>
        <w:p w14:paraId="7E5C0058" w14:textId="5941BC62" w:rsidR="00597C3D" w:rsidRPr="00597C3D" w:rsidRDefault="0087194F">
          <w:pPr>
            <w:pStyle w:val="2"/>
            <w:tabs>
              <w:tab w:val="right" w:leader="dot" w:pos="8296"/>
            </w:tabs>
            <w:rPr>
              <w:rFonts w:ascii="Times New Roman" w:hAnsi="Times New Roman"/>
              <w:noProof/>
              <w:kern w:val="2"/>
              <w:sz w:val="24"/>
              <w:szCs w:val="24"/>
            </w:rPr>
          </w:pPr>
          <w:hyperlink w:anchor="_Toc92118240" w:history="1">
            <w:r w:rsidR="00597C3D" w:rsidRPr="00597C3D">
              <w:rPr>
                <w:rStyle w:val="a8"/>
                <w:rFonts w:ascii="Times New Roman" w:eastAsia="標楷體" w:hAnsi="Times New Roman"/>
                <w:noProof/>
                <w:sz w:val="24"/>
                <w:szCs w:val="24"/>
              </w:rPr>
              <w:t>4.3</w:t>
            </w:r>
            <w:r w:rsidR="00597C3D" w:rsidRPr="00597C3D">
              <w:rPr>
                <w:rStyle w:val="a8"/>
                <w:rFonts w:ascii="Times New Roman" w:eastAsia="標楷體" w:hAnsi="Times New Roman"/>
                <w:noProof/>
                <w:sz w:val="24"/>
                <w:szCs w:val="24"/>
              </w:rPr>
              <w:t>結果比較</w:t>
            </w:r>
            <w:r w:rsidR="00597C3D" w:rsidRPr="00597C3D">
              <w:rPr>
                <w:rFonts w:ascii="Times New Roman" w:hAnsi="Times New Roman"/>
                <w:noProof/>
                <w:webHidden/>
                <w:sz w:val="24"/>
                <w:szCs w:val="24"/>
              </w:rPr>
              <w:tab/>
            </w:r>
            <w:r w:rsidR="00597C3D" w:rsidRPr="00597C3D">
              <w:rPr>
                <w:rFonts w:ascii="Times New Roman" w:hAnsi="Times New Roman"/>
                <w:noProof/>
                <w:webHidden/>
                <w:sz w:val="24"/>
                <w:szCs w:val="24"/>
              </w:rPr>
              <w:fldChar w:fldCharType="begin"/>
            </w:r>
            <w:r w:rsidR="00597C3D" w:rsidRPr="00597C3D">
              <w:rPr>
                <w:rFonts w:ascii="Times New Roman" w:hAnsi="Times New Roman"/>
                <w:noProof/>
                <w:webHidden/>
                <w:sz w:val="24"/>
                <w:szCs w:val="24"/>
              </w:rPr>
              <w:instrText xml:space="preserve"> PAGEREF _Toc92118240 \h </w:instrText>
            </w:r>
            <w:r w:rsidR="00597C3D" w:rsidRPr="00597C3D">
              <w:rPr>
                <w:rFonts w:ascii="Times New Roman" w:hAnsi="Times New Roman"/>
                <w:noProof/>
                <w:webHidden/>
                <w:sz w:val="24"/>
                <w:szCs w:val="24"/>
              </w:rPr>
            </w:r>
            <w:r w:rsidR="00597C3D" w:rsidRPr="00597C3D">
              <w:rPr>
                <w:rFonts w:ascii="Times New Roman" w:hAnsi="Times New Roman"/>
                <w:noProof/>
                <w:webHidden/>
                <w:sz w:val="24"/>
                <w:szCs w:val="24"/>
              </w:rPr>
              <w:fldChar w:fldCharType="separate"/>
            </w:r>
            <w:r w:rsidR="00597C3D" w:rsidRPr="00597C3D">
              <w:rPr>
                <w:rFonts w:ascii="Times New Roman" w:hAnsi="Times New Roman"/>
                <w:noProof/>
                <w:webHidden/>
                <w:sz w:val="24"/>
                <w:szCs w:val="24"/>
              </w:rPr>
              <w:t>10</w:t>
            </w:r>
            <w:r w:rsidR="00597C3D" w:rsidRPr="00597C3D">
              <w:rPr>
                <w:rFonts w:ascii="Times New Roman" w:hAnsi="Times New Roman"/>
                <w:noProof/>
                <w:webHidden/>
                <w:sz w:val="24"/>
                <w:szCs w:val="24"/>
              </w:rPr>
              <w:fldChar w:fldCharType="end"/>
            </w:r>
          </w:hyperlink>
        </w:p>
        <w:p w14:paraId="2A86278E" w14:textId="045A3093" w:rsidR="00597C3D" w:rsidRPr="00597C3D" w:rsidRDefault="0087194F">
          <w:pPr>
            <w:pStyle w:val="11"/>
            <w:rPr>
              <w:rFonts w:ascii="Times New Roman" w:eastAsiaTheme="minorEastAsia" w:hAnsi="Times New Roman"/>
              <w:b w:val="0"/>
              <w:bCs w:val="0"/>
              <w:kern w:val="2"/>
              <w:sz w:val="24"/>
              <w:szCs w:val="24"/>
            </w:rPr>
          </w:pPr>
          <w:hyperlink w:anchor="_Toc92118241" w:history="1">
            <w:r w:rsidR="00597C3D" w:rsidRPr="00597C3D">
              <w:rPr>
                <w:rStyle w:val="a8"/>
                <w:rFonts w:ascii="Times New Roman" w:hAnsi="Times New Roman"/>
                <w:b w:val="0"/>
                <w:bCs w:val="0"/>
                <w:sz w:val="24"/>
                <w:szCs w:val="24"/>
              </w:rPr>
              <w:t>第五章</w:t>
            </w:r>
            <w:r w:rsidR="00597C3D" w:rsidRPr="00597C3D">
              <w:rPr>
                <w:rStyle w:val="a8"/>
                <w:rFonts w:ascii="Times New Roman" w:hAnsi="Times New Roman"/>
                <w:b w:val="0"/>
                <w:bCs w:val="0"/>
                <w:sz w:val="24"/>
                <w:szCs w:val="24"/>
              </w:rPr>
              <w:t xml:space="preserve"> </w:t>
            </w:r>
            <w:r w:rsidR="00597C3D" w:rsidRPr="00597C3D">
              <w:rPr>
                <w:rStyle w:val="a8"/>
                <w:rFonts w:ascii="Times New Roman" w:hAnsi="Times New Roman"/>
                <w:b w:val="0"/>
                <w:bCs w:val="0"/>
                <w:sz w:val="24"/>
                <w:szCs w:val="24"/>
              </w:rPr>
              <w:t>結論</w:t>
            </w:r>
            <w:r w:rsidR="00597C3D" w:rsidRPr="00597C3D">
              <w:rPr>
                <w:rFonts w:ascii="Times New Roman" w:hAnsi="Times New Roman"/>
                <w:b w:val="0"/>
                <w:bCs w:val="0"/>
                <w:webHidden/>
                <w:sz w:val="24"/>
                <w:szCs w:val="24"/>
              </w:rPr>
              <w:tab/>
            </w:r>
            <w:r w:rsidR="00597C3D" w:rsidRPr="00597C3D">
              <w:rPr>
                <w:rFonts w:ascii="Times New Roman" w:hAnsi="Times New Roman"/>
                <w:b w:val="0"/>
                <w:bCs w:val="0"/>
                <w:webHidden/>
                <w:sz w:val="24"/>
                <w:szCs w:val="24"/>
              </w:rPr>
              <w:fldChar w:fldCharType="begin"/>
            </w:r>
            <w:r w:rsidR="00597C3D" w:rsidRPr="00597C3D">
              <w:rPr>
                <w:rFonts w:ascii="Times New Roman" w:hAnsi="Times New Roman"/>
                <w:b w:val="0"/>
                <w:bCs w:val="0"/>
                <w:webHidden/>
                <w:sz w:val="24"/>
                <w:szCs w:val="24"/>
              </w:rPr>
              <w:instrText xml:space="preserve"> PAGEREF _Toc92118241 \h </w:instrText>
            </w:r>
            <w:r w:rsidR="00597C3D" w:rsidRPr="00597C3D">
              <w:rPr>
                <w:rFonts w:ascii="Times New Roman" w:hAnsi="Times New Roman"/>
                <w:b w:val="0"/>
                <w:bCs w:val="0"/>
                <w:webHidden/>
                <w:sz w:val="24"/>
                <w:szCs w:val="24"/>
              </w:rPr>
            </w:r>
            <w:r w:rsidR="00597C3D" w:rsidRPr="00597C3D">
              <w:rPr>
                <w:rFonts w:ascii="Times New Roman" w:hAnsi="Times New Roman"/>
                <w:b w:val="0"/>
                <w:bCs w:val="0"/>
                <w:webHidden/>
                <w:sz w:val="24"/>
                <w:szCs w:val="24"/>
              </w:rPr>
              <w:fldChar w:fldCharType="separate"/>
            </w:r>
            <w:r w:rsidR="00597C3D" w:rsidRPr="00597C3D">
              <w:rPr>
                <w:rFonts w:ascii="Times New Roman" w:hAnsi="Times New Roman"/>
                <w:b w:val="0"/>
                <w:bCs w:val="0"/>
                <w:webHidden/>
                <w:sz w:val="24"/>
                <w:szCs w:val="24"/>
              </w:rPr>
              <w:t>11</w:t>
            </w:r>
            <w:r w:rsidR="00597C3D" w:rsidRPr="00597C3D">
              <w:rPr>
                <w:rFonts w:ascii="Times New Roman" w:hAnsi="Times New Roman"/>
                <w:b w:val="0"/>
                <w:bCs w:val="0"/>
                <w:webHidden/>
                <w:sz w:val="24"/>
                <w:szCs w:val="24"/>
              </w:rPr>
              <w:fldChar w:fldCharType="end"/>
            </w:r>
          </w:hyperlink>
        </w:p>
        <w:p w14:paraId="77A84887" w14:textId="6599E185" w:rsidR="00597C3D" w:rsidRDefault="0087194F">
          <w:pPr>
            <w:pStyle w:val="11"/>
            <w:rPr>
              <w:rFonts w:asciiTheme="minorHAnsi" w:eastAsiaTheme="minorEastAsia" w:hAnsiTheme="minorHAnsi" w:cstheme="minorBidi"/>
              <w:b w:val="0"/>
              <w:bCs w:val="0"/>
              <w:kern w:val="2"/>
              <w:sz w:val="24"/>
            </w:rPr>
          </w:pPr>
          <w:hyperlink w:anchor="_Toc92118242" w:history="1">
            <w:r w:rsidR="00597C3D" w:rsidRPr="00597C3D">
              <w:rPr>
                <w:rStyle w:val="a8"/>
                <w:rFonts w:ascii="Times New Roman" w:hAnsi="Times New Roman"/>
                <w:b w:val="0"/>
                <w:bCs w:val="0"/>
                <w:sz w:val="24"/>
                <w:szCs w:val="24"/>
              </w:rPr>
              <w:t>參考文獻</w:t>
            </w:r>
            <w:r w:rsidR="00597C3D" w:rsidRPr="00597C3D">
              <w:rPr>
                <w:rFonts w:ascii="Times New Roman" w:hAnsi="Times New Roman"/>
                <w:b w:val="0"/>
                <w:bCs w:val="0"/>
                <w:webHidden/>
                <w:sz w:val="24"/>
                <w:szCs w:val="24"/>
              </w:rPr>
              <w:tab/>
            </w:r>
            <w:r w:rsidR="00597C3D" w:rsidRPr="00597C3D">
              <w:rPr>
                <w:rFonts w:ascii="Times New Roman" w:hAnsi="Times New Roman"/>
                <w:b w:val="0"/>
                <w:bCs w:val="0"/>
                <w:webHidden/>
                <w:sz w:val="24"/>
                <w:szCs w:val="24"/>
              </w:rPr>
              <w:fldChar w:fldCharType="begin"/>
            </w:r>
            <w:r w:rsidR="00597C3D" w:rsidRPr="00597C3D">
              <w:rPr>
                <w:rFonts w:ascii="Times New Roman" w:hAnsi="Times New Roman"/>
                <w:b w:val="0"/>
                <w:bCs w:val="0"/>
                <w:webHidden/>
                <w:sz w:val="24"/>
                <w:szCs w:val="24"/>
              </w:rPr>
              <w:instrText xml:space="preserve"> PAGEREF _Toc92118242 \h </w:instrText>
            </w:r>
            <w:r w:rsidR="00597C3D" w:rsidRPr="00597C3D">
              <w:rPr>
                <w:rFonts w:ascii="Times New Roman" w:hAnsi="Times New Roman"/>
                <w:b w:val="0"/>
                <w:bCs w:val="0"/>
                <w:webHidden/>
                <w:sz w:val="24"/>
                <w:szCs w:val="24"/>
              </w:rPr>
            </w:r>
            <w:r w:rsidR="00597C3D" w:rsidRPr="00597C3D">
              <w:rPr>
                <w:rFonts w:ascii="Times New Roman" w:hAnsi="Times New Roman"/>
                <w:b w:val="0"/>
                <w:bCs w:val="0"/>
                <w:webHidden/>
                <w:sz w:val="24"/>
                <w:szCs w:val="24"/>
              </w:rPr>
              <w:fldChar w:fldCharType="separate"/>
            </w:r>
            <w:r w:rsidR="00597C3D" w:rsidRPr="00597C3D">
              <w:rPr>
                <w:rFonts w:ascii="Times New Roman" w:hAnsi="Times New Roman"/>
                <w:b w:val="0"/>
                <w:bCs w:val="0"/>
                <w:webHidden/>
                <w:sz w:val="24"/>
                <w:szCs w:val="24"/>
              </w:rPr>
              <w:t>12</w:t>
            </w:r>
            <w:r w:rsidR="00597C3D" w:rsidRPr="00597C3D">
              <w:rPr>
                <w:rFonts w:ascii="Times New Roman" w:hAnsi="Times New Roman"/>
                <w:b w:val="0"/>
                <w:bCs w:val="0"/>
                <w:webHidden/>
                <w:sz w:val="24"/>
                <w:szCs w:val="24"/>
              </w:rPr>
              <w:fldChar w:fldCharType="end"/>
            </w:r>
          </w:hyperlink>
        </w:p>
        <w:p w14:paraId="71E42B89" w14:textId="0DF349FF" w:rsidR="00CD23EE" w:rsidRPr="00C01C39" w:rsidRDefault="00962345" w:rsidP="00010AF8">
          <w:pPr>
            <w:jc w:val="both"/>
            <w:rPr>
              <w:rFonts w:ascii="Times New Roman" w:eastAsia="標楷體" w:hAnsi="Times New Roman" w:cs="Times New Roman"/>
              <w:szCs w:val="24"/>
            </w:rPr>
          </w:pPr>
          <w:r w:rsidRPr="00B26AC6">
            <w:rPr>
              <w:rFonts w:ascii="Times New Roman" w:eastAsia="標楷體" w:hAnsi="Times New Roman" w:cs="Times New Roman"/>
              <w:b/>
              <w:bCs/>
              <w:szCs w:val="24"/>
              <w:lang w:val="zh-TW"/>
            </w:rPr>
            <w:fldChar w:fldCharType="end"/>
          </w:r>
        </w:p>
      </w:sdtContent>
    </w:sdt>
    <w:p w14:paraId="289F7CDE" w14:textId="77777777" w:rsidR="00CD23EE" w:rsidRPr="00C01C39" w:rsidRDefault="00CD23EE" w:rsidP="00CD23EE">
      <w:pPr>
        <w:widowControl/>
        <w:jc w:val="center"/>
        <w:rPr>
          <w:rFonts w:ascii="Times New Roman" w:eastAsia="標楷體" w:hAnsi="Times New Roman" w:cs="Times New Roman"/>
          <w:sz w:val="36"/>
          <w:szCs w:val="36"/>
        </w:rPr>
      </w:pPr>
      <w:r w:rsidRPr="00C01C39">
        <w:rPr>
          <w:rFonts w:ascii="Times New Roman" w:eastAsia="標楷體" w:hAnsi="Times New Roman" w:cs="Times New Roman"/>
          <w:sz w:val="36"/>
          <w:szCs w:val="36"/>
        </w:rPr>
        <w:br w:type="page"/>
      </w:r>
      <w:r w:rsidRPr="00C01C39">
        <w:rPr>
          <w:rFonts w:ascii="Times New Roman" w:eastAsia="標楷體" w:hAnsi="Times New Roman" w:cs="Times New Roman"/>
          <w:b/>
          <w:bCs/>
          <w:sz w:val="36"/>
          <w:szCs w:val="36"/>
        </w:rPr>
        <w:lastRenderedPageBreak/>
        <w:t>表目錄</w:t>
      </w:r>
    </w:p>
    <w:p w14:paraId="5E9A97A8" w14:textId="0D1CC148" w:rsidR="00CD23EE" w:rsidRDefault="00CD23EE" w:rsidP="00CD23EE">
      <w:pPr>
        <w:widowControl/>
        <w:rPr>
          <w:rFonts w:ascii="Times New Roman" w:eastAsia="標楷體" w:hAnsi="Times New Roman" w:cs="Times New Roman"/>
          <w:szCs w:val="24"/>
        </w:rPr>
      </w:pPr>
      <w:r w:rsidRPr="00F40D4E">
        <w:rPr>
          <w:rFonts w:ascii="Times New Roman" w:eastAsia="標楷體" w:hAnsi="Times New Roman" w:cs="Times New Roman"/>
          <w:szCs w:val="24"/>
        </w:rPr>
        <w:t>表</w:t>
      </w:r>
      <w:r w:rsidRPr="00F40D4E">
        <w:rPr>
          <w:rFonts w:ascii="Times New Roman" w:eastAsia="標楷體" w:hAnsi="Times New Roman" w:cs="Times New Roman"/>
          <w:szCs w:val="24"/>
        </w:rPr>
        <w:t>3.1</w:t>
      </w:r>
      <w:r w:rsidRPr="00F40D4E">
        <w:rPr>
          <w:rFonts w:ascii="Times New Roman" w:eastAsia="標楷體" w:hAnsi="Times New Roman" w:cs="Times New Roman"/>
          <w:szCs w:val="24"/>
        </w:rPr>
        <w:t>資料集概</w:t>
      </w:r>
      <w:proofErr w:type="gramStart"/>
      <w:r w:rsidR="00236F40" w:rsidRPr="00F40D4E">
        <w:rPr>
          <w:rFonts w:ascii="Times New Roman" w:eastAsia="標楷體" w:hAnsi="Times New Roman" w:cs="Times New Roman"/>
          <w:szCs w:val="24"/>
        </w:rPr>
        <w:t>覽</w:t>
      </w:r>
      <w:proofErr w:type="gramEnd"/>
      <w:r w:rsidR="006A572B" w:rsidRPr="00F40D4E">
        <w:rPr>
          <w:rFonts w:ascii="Times New Roman" w:eastAsia="標楷體" w:hAnsi="Times New Roman" w:cs="Times New Roman"/>
          <w:szCs w:val="24"/>
        </w:rPr>
        <w:t>…</w:t>
      </w:r>
      <w:proofErr w:type="gramStart"/>
      <w:r w:rsidR="006A572B" w:rsidRPr="00F40D4E">
        <w:rPr>
          <w:rFonts w:ascii="Times New Roman" w:eastAsia="標楷體" w:hAnsi="Times New Roman" w:cs="Times New Roman"/>
          <w:szCs w:val="24"/>
        </w:rPr>
        <w:t>…………………………………………………</w:t>
      </w:r>
      <w:proofErr w:type="gramEnd"/>
      <w:r w:rsidR="006A572B" w:rsidRPr="00F40D4E">
        <w:rPr>
          <w:rFonts w:ascii="Times New Roman" w:eastAsia="標楷體" w:hAnsi="Times New Roman" w:cs="Times New Roman"/>
          <w:szCs w:val="24"/>
        </w:rPr>
        <w:t>………</w:t>
      </w:r>
      <w:r w:rsidR="00B80E11" w:rsidRPr="00F40D4E">
        <w:rPr>
          <w:rFonts w:ascii="Times New Roman" w:eastAsia="標楷體" w:hAnsi="Times New Roman" w:cs="Times New Roman"/>
          <w:szCs w:val="24"/>
        </w:rPr>
        <w:t>…</w:t>
      </w:r>
      <w:r w:rsidR="007A784F" w:rsidRPr="00F40D4E">
        <w:rPr>
          <w:rFonts w:ascii="Times New Roman" w:eastAsia="標楷體" w:hAnsi="Times New Roman" w:cs="Times New Roman"/>
          <w:szCs w:val="24"/>
        </w:rPr>
        <w:t>…….7</w:t>
      </w:r>
    </w:p>
    <w:p w14:paraId="232F9098" w14:textId="050D3E89" w:rsidR="00F40D4E" w:rsidRDefault="00F40D4E" w:rsidP="00CD23EE">
      <w:pPr>
        <w:widowControl/>
        <w:rPr>
          <w:rFonts w:ascii="Times New Roman" w:eastAsia="標楷體" w:hAnsi="Times New Roman" w:cs="Times New Roman"/>
          <w:szCs w:val="24"/>
        </w:rPr>
      </w:pPr>
      <w:r w:rsidRPr="00F40D4E">
        <w:rPr>
          <w:rFonts w:ascii="Times New Roman" w:eastAsia="標楷體" w:hAnsi="Times New Roman" w:cs="Times New Roman" w:hint="eastAsia"/>
          <w:szCs w:val="24"/>
        </w:rPr>
        <w:t>表</w:t>
      </w:r>
      <w:r w:rsidRPr="00F40D4E">
        <w:rPr>
          <w:rFonts w:ascii="Times New Roman" w:eastAsia="標楷體" w:hAnsi="Times New Roman" w:cs="Times New Roman" w:hint="eastAsia"/>
          <w:szCs w:val="24"/>
        </w:rPr>
        <w:t xml:space="preserve">4.1 </w:t>
      </w:r>
      <w:r w:rsidRPr="00F40D4E">
        <w:rPr>
          <w:rFonts w:ascii="Times New Roman" w:eastAsia="標楷體" w:hAnsi="Times New Roman" w:cs="Times New Roman" w:hint="eastAsia"/>
          <w:szCs w:val="24"/>
        </w:rPr>
        <w:t>具有不同訓練和傳遞函數的</w:t>
      </w:r>
      <w:r w:rsidRPr="00F40D4E">
        <w:rPr>
          <w:rFonts w:ascii="Times New Roman" w:eastAsia="標楷體" w:hAnsi="Times New Roman" w:cs="Times New Roman" w:hint="eastAsia"/>
          <w:szCs w:val="24"/>
        </w:rPr>
        <w:t xml:space="preserve"> BPNN </w:t>
      </w:r>
      <w:r w:rsidRPr="00F40D4E">
        <w:rPr>
          <w:rFonts w:ascii="Times New Roman" w:eastAsia="標楷體" w:hAnsi="Times New Roman" w:cs="Times New Roman" w:hint="eastAsia"/>
          <w:szCs w:val="24"/>
        </w:rPr>
        <w:t>的預測能力</w:t>
      </w:r>
      <w:r>
        <w:rPr>
          <w:rFonts w:ascii="Times New Roman" w:eastAsia="標楷體" w:hAnsi="Times New Roman" w:cs="Times New Roman"/>
          <w:szCs w:val="24"/>
        </w:rPr>
        <w:t>…</w:t>
      </w:r>
      <w:proofErr w:type="gramStart"/>
      <w:r>
        <w:rPr>
          <w:rFonts w:ascii="Times New Roman" w:eastAsia="標楷體" w:hAnsi="Times New Roman" w:cs="Times New Roman"/>
          <w:szCs w:val="24"/>
        </w:rPr>
        <w:t>………………………</w:t>
      </w:r>
      <w:proofErr w:type="gramEnd"/>
      <w:r>
        <w:rPr>
          <w:rFonts w:ascii="Times New Roman" w:eastAsia="標楷體" w:hAnsi="Times New Roman" w:cs="Times New Roman" w:hint="eastAsia"/>
          <w:szCs w:val="24"/>
        </w:rPr>
        <w:t>.8</w:t>
      </w:r>
    </w:p>
    <w:p w14:paraId="68F8E638" w14:textId="215EF75F" w:rsidR="00F40D4E" w:rsidRDefault="00F40D4E" w:rsidP="00F40D4E">
      <w:pPr>
        <w:widowControl/>
        <w:rPr>
          <w:rFonts w:ascii="Times New Roman" w:eastAsia="標楷體" w:hAnsi="Times New Roman" w:cs="Times New Roman"/>
          <w:szCs w:val="24"/>
        </w:rPr>
      </w:pPr>
      <w:r w:rsidRPr="00F40D4E">
        <w:rPr>
          <w:rFonts w:ascii="Times New Roman" w:eastAsia="標楷體" w:hAnsi="Times New Roman" w:cs="Times New Roman" w:hint="eastAsia"/>
          <w:szCs w:val="24"/>
        </w:rPr>
        <w:t>表</w:t>
      </w:r>
      <w:r w:rsidRPr="00F40D4E">
        <w:rPr>
          <w:rFonts w:ascii="Times New Roman" w:eastAsia="標楷體" w:hAnsi="Times New Roman" w:cs="Times New Roman" w:hint="eastAsia"/>
          <w:szCs w:val="24"/>
        </w:rPr>
        <w:t>4.</w:t>
      </w:r>
      <w:r>
        <w:rPr>
          <w:rFonts w:ascii="Times New Roman" w:eastAsia="標楷體" w:hAnsi="Times New Roman" w:cs="Times New Roman" w:hint="eastAsia"/>
          <w:szCs w:val="24"/>
        </w:rPr>
        <w:t>2</w:t>
      </w:r>
      <w:r w:rsidRPr="00F40D4E">
        <w:rPr>
          <w:rFonts w:ascii="Times New Roman" w:eastAsia="標楷體" w:hAnsi="Times New Roman" w:cs="Times New Roman" w:hint="eastAsia"/>
          <w:szCs w:val="24"/>
        </w:rPr>
        <w:t xml:space="preserve"> </w:t>
      </w:r>
      <w:r w:rsidRPr="00F40D4E">
        <w:rPr>
          <w:rFonts w:ascii="Times New Roman" w:eastAsia="標楷體" w:hAnsi="Times New Roman" w:cs="Times New Roman" w:hint="eastAsia"/>
          <w:szCs w:val="24"/>
        </w:rPr>
        <w:t>在不同結構的</w:t>
      </w:r>
      <w:r w:rsidRPr="00F40D4E">
        <w:rPr>
          <w:rFonts w:ascii="Times New Roman" w:eastAsia="標楷體" w:hAnsi="Times New Roman" w:cs="Times New Roman" w:hint="eastAsia"/>
          <w:szCs w:val="24"/>
        </w:rPr>
        <w:t xml:space="preserve"> BPNN </w:t>
      </w:r>
      <w:r w:rsidRPr="00F40D4E">
        <w:rPr>
          <w:rFonts w:ascii="Times New Roman" w:eastAsia="標楷體" w:hAnsi="Times New Roman" w:cs="Times New Roman" w:hint="eastAsia"/>
          <w:szCs w:val="24"/>
        </w:rPr>
        <w:t>下以四天</w:t>
      </w:r>
      <w:r w:rsidRPr="0006494D">
        <w:rPr>
          <w:rFonts w:ascii="Times New Roman" w:eastAsia="標楷體" w:hAnsi="Times New Roman" w:cs="Times New Roman" w:hint="eastAsia"/>
          <w:szCs w:val="24"/>
        </w:rPr>
        <w:t>作一次預測</w:t>
      </w:r>
      <w:r w:rsidRPr="00F40D4E">
        <w:rPr>
          <w:rFonts w:ascii="Times New Roman" w:eastAsia="標楷體" w:hAnsi="Times New Roman" w:cs="Times New Roman" w:hint="eastAsia"/>
          <w:szCs w:val="24"/>
        </w:rPr>
        <w:t>的</w:t>
      </w:r>
      <w:r w:rsidRPr="00F40D4E">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2</m:t>
            </m:r>
          </m:sup>
        </m:sSup>
      </m:oMath>
      <w:r w:rsidRPr="00F40D4E">
        <w:rPr>
          <w:rFonts w:ascii="Times New Roman" w:eastAsia="標楷體" w:hAnsi="Times New Roman" w:cs="Times New Roman" w:hint="eastAsia"/>
          <w:szCs w:val="24"/>
        </w:rPr>
        <w:t xml:space="preserve"> </w:t>
      </w:r>
      <w:r w:rsidRPr="00F40D4E">
        <w:rPr>
          <w:rFonts w:ascii="Times New Roman" w:eastAsia="標楷體" w:hAnsi="Times New Roman" w:cs="Times New Roman" w:hint="eastAsia"/>
          <w:szCs w:val="24"/>
        </w:rPr>
        <w:t>值</w:t>
      </w:r>
      <w:r>
        <w:rPr>
          <w:rFonts w:ascii="Times New Roman" w:eastAsia="標楷體" w:hAnsi="Times New Roman" w:cs="Times New Roman"/>
          <w:szCs w:val="24"/>
        </w:rPr>
        <w:t>…</w:t>
      </w:r>
      <w:proofErr w:type="gramStart"/>
      <w:r>
        <w:rPr>
          <w:rFonts w:ascii="Times New Roman" w:eastAsia="標楷體" w:hAnsi="Times New Roman" w:cs="Times New Roman"/>
          <w:szCs w:val="24"/>
        </w:rPr>
        <w:t>…………………</w:t>
      </w:r>
      <w:proofErr w:type="gramEnd"/>
      <w:r>
        <w:rPr>
          <w:rFonts w:ascii="Times New Roman" w:eastAsia="標楷體" w:hAnsi="Times New Roman" w:cs="Times New Roman" w:hint="eastAsia"/>
          <w:szCs w:val="24"/>
        </w:rPr>
        <w:t>.8</w:t>
      </w:r>
    </w:p>
    <w:p w14:paraId="66DB3D85" w14:textId="0CC03877" w:rsidR="00F40D4E" w:rsidRDefault="00F40D4E" w:rsidP="00F40D4E">
      <w:pPr>
        <w:widowControl/>
        <w:rPr>
          <w:rFonts w:ascii="Times New Roman" w:eastAsia="標楷體" w:hAnsi="Times New Roman" w:cs="Times New Roman"/>
          <w:szCs w:val="24"/>
        </w:rPr>
      </w:pPr>
      <w:r w:rsidRPr="00F40D4E">
        <w:rPr>
          <w:rFonts w:ascii="Times New Roman" w:eastAsia="標楷體" w:hAnsi="Times New Roman" w:cs="Times New Roman" w:hint="eastAsia"/>
          <w:szCs w:val="24"/>
        </w:rPr>
        <w:t>表</w:t>
      </w:r>
      <w:r w:rsidRPr="00F40D4E">
        <w:rPr>
          <w:rFonts w:ascii="Times New Roman" w:eastAsia="標楷體" w:hAnsi="Times New Roman" w:cs="Times New Roman" w:hint="eastAsia"/>
          <w:szCs w:val="24"/>
        </w:rPr>
        <w:t>4.</w:t>
      </w:r>
      <w:r>
        <w:rPr>
          <w:rFonts w:ascii="Times New Roman" w:eastAsia="標楷體" w:hAnsi="Times New Roman" w:cs="Times New Roman" w:hint="eastAsia"/>
          <w:szCs w:val="24"/>
        </w:rPr>
        <w:t>3</w:t>
      </w:r>
      <w:r w:rsidRPr="00F40D4E">
        <w:rPr>
          <w:rFonts w:ascii="Times New Roman" w:eastAsia="標楷體" w:hAnsi="Times New Roman" w:cs="Times New Roman" w:hint="eastAsia"/>
          <w:szCs w:val="24"/>
        </w:rPr>
        <w:t xml:space="preserve"> </w:t>
      </w:r>
      <w:r w:rsidRPr="003276B7">
        <w:rPr>
          <w:rFonts w:ascii="Times New Roman" w:eastAsia="標楷體" w:hAnsi="Times New Roman" w:cs="Times New Roman" w:hint="eastAsia"/>
          <w:szCs w:val="24"/>
        </w:rPr>
        <w:t>在不同結構的</w:t>
      </w:r>
      <w:r w:rsidRPr="003276B7">
        <w:rPr>
          <w:rFonts w:ascii="Times New Roman" w:eastAsia="標楷體" w:hAnsi="Times New Roman" w:cs="Times New Roman" w:hint="eastAsia"/>
          <w:szCs w:val="24"/>
        </w:rPr>
        <w:t xml:space="preserve"> BPNN </w:t>
      </w:r>
      <w:r w:rsidRPr="003276B7">
        <w:rPr>
          <w:rFonts w:ascii="Times New Roman" w:eastAsia="標楷體" w:hAnsi="Times New Roman" w:cs="Times New Roman" w:hint="eastAsia"/>
          <w:szCs w:val="24"/>
        </w:rPr>
        <w:t>下以</w:t>
      </w:r>
      <w:r w:rsidRPr="00F40D4E">
        <w:rPr>
          <w:rFonts w:ascii="Times New Roman" w:eastAsia="標楷體" w:hAnsi="Times New Roman" w:cs="Times New Roman" w:hint="eastAsia"/>
          <w:szCs w:val="24"/>
        </w:rPr>
        <w:t>九</w:t>
      </w:r>
      <w:r w:rsidRPr="003276B7">
        <w:rPr>
          <w:rFonts w:ascii="Times New Roman" w:eastAsia="標楷體" w:hAnsi="Times New Roman" w:cs="Times New Roman" w:hint="eastAsia"/>
          <w:szCs w:val="24"/>
        </w:rPr>
        <w:t>天作一次預測的</w:t>
      </w:r>
      <w:r w:rsidRPr="003276B7">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2</m:t>
            </m:r>
          </m:sup>
        </m:sSup>
      </m:oMath>
      <w:r w:rsidRPr="003276B7">
        <w:rPr>
          <w:rFonts w:ascii="Times New Roman" w:eastAsia="標楷體" w:hAnsi="Times New Roman" w:cs="Times New Roman" w:hint="eastAsia"/>
          <w:szCs w:val="24"/>
        </w:rPr>
        <w:t xml:space="preserve"> </w:t>
      </w:r>
      <w:r w:rsidRPr="003276B7">
        <w:rPr>
          <w:rFonts w:ascii="Times New Roman" w:eastAsia="標楷體" w:hAnsi="Times New Roman" w:cs="Times New Roman" w:hint="eastAsia"/>
          <w:szCs w:val="24"/>
        </w:rPr>
        <w:t>值</w:t>
      </w:r>
      <w:r>
        <w:rPr>
          <w:rFonts w:ascii="Times New Roman" w:eastAsia="標楷體" w:hAnsi="Times New Roman" w:cs="Times New Roman"/>
          <w:szCs w:val="24"/>
        </w:rPr>
        <w:t>…</w:t>
      </w:r>
      <w:proofErr w:type="gramStart"/>
      <w:r>
        <w:rPr>
          <w:rFonts w:ascii="Times New Roman" w:eastAsia="標楷體" w:hAnsi="Times New Roman" w:cs="Times New Roman"/>
          <w:szCs w:val="24"/>
        </w:rPr>
        <w:t>…………………</w:t>
      </w:r>
      <w:proofErr w:type="gramEnd"/>
      <w:r>
        <w:rPr>
          <w:rFonts w:ascii="Times New Roman" w:eastAsia="標楷體" w:hAnsi="Times New Roman" w:cs="Times New Roman" w:hint="eastAsia"/>
          <w:szCs w:val="24"/>
        </w:rPr>
        <w:t>.9</w:t>
      </w:r>
    </w:p>
    <w:p w14:paraId="6824CF08" w14:textId="77777777" w:rsidR="00F40D4E" w:rsidRPr="00F40D4E" w:rsidRDefault="00F40D4E" w:rsidP="00CD23EE">
      <w:pPr>
        <w:widowControl/>
        <w:rPr>
          <w:rFonts w:ascii="Times New Roman" w:eastAsia="標楷體" w:hAnsi="Times New Roman" w:cs="Times New Roman"/>
          <w:szCs w:val="24"/>
        </w:rPr>
      </w:pPr>
    </w:p>
    <w:p w14:paraId="3977B309" w14:textId="05D642C7" w:rsidR="006A572B" w:rsidRPr="00C01C39" w:rsidRDefault="00CD23EE">
      <w:pPr>
        <w:widowControl/>
        <w:rPr>
          <w:rFonts w:ascii="Times New Roman" w:eastAsia="標楷體" w:hAnsi="Times New Roman" w:cs="Times New Roman"/>
          <w:sz w:val="36"/>
          <w:szCs w:val="36"/>
        </w:rPr>
      </w:pPr>
      <w:r w:rsidRPr="00C01C39">
        <w:rPr>
          <w:rFonts w:ascii="Times New Roman" w:eastAsia="標楷體" w:hAnsi="Times New Roman" w:cs="Times New Roman"/>
          <w:sz w:val="36"/>
          <w:szCs w:val="36"/>
        </w:rPr>
        <w:br w:type="page"/>
      </w:r>
    </w:p>
    <w:p w14:paraId="2EF421D6" w14:textId="1104DCEF" w:rsidR="006A572B" w:rsidRPr="00C01C39" w:rsidRDefault="006A572B" w:rsidP="005F3BC8">
      <w:pPr>
        <w:widowControl/>
        <w:jc w:val="center"/>
        <w:rPr>
          <w:rFonts w:ascii="Times New Roman" w:eastAsia="標楷體" w:hAnsi="Times New Roman" w:cs="Times New Roman"/>
          <w:b/>
          <w:bCs/>
          <w:sz w:val="36"/>
          <w:szCs w:val="36"/>
        </w:rPr>
      </w:pPr>
      <w:r w:rsidRPr="00C01C39">
        <w:rPr>
          <w:rFonts w:ascii="Times New Roman" w:eastAsia="標楷體" w:hAnsi="Times New Roman" w:cs="Times New Roman"/>
          <w:b/>
          <w:bCs/>
          <w:sz w:val="36"/>
          <w:szCs w:val="36"/>
        </w:rPr>
        <w:lastRenderedPageBreak/>
        <w:t>圖目錄</w:t>
      </w:r>
    </w:p>
    <w:p w14:paraId="029C84FC" w14:textId="777A090A" w:rsidR="006A572B" w:rsidRPr="005338A8" w:rsidRDefault="006A572B" w:rsidP="006A572B">
      <w:pPr>
        <w:widowControl/>
        <w:rPr>
          <w:rFonts w:ascii="Times New Roman" w:eastAsia="標楷體" w:hAnsi="Times New Roman" w:cs="Times New Roman"/>
          <w:szCs w:val="24"/>
        </w:rPr>
      </w:pPr>
      <w:r w:rsidRPr="005338A8">
        <w:rPr>
          <w:rFonts w:ascii="Times New Roman" w:eastAsia="標楷體" w:hAnsi="Times New Roman" w:cs="Times New Roman"/>
          <w:szCs w:val="24"/>
        </w:rPr>
        <w:t>圖</w:t>
      </w:r>
      <w:r w:rsidRPr="005338A8">
        <w:rPr>
          <w:rFonts w:ascii="Times New Roman" w:eastAsia="標楷體" w:hAnsi="Times New Roman" w:cs="Times New Roman"/>
          <w:szCs w:val="24"/>
        </w:rPr>
        <w:t xml:space="preserve">2.1 </w:t>
      </w:r>
      <w:r w:rsidR="004122FD" w:rsidRPr="005338A8">
        <w:rPr>
          <w:rFonts w:ascii="Times New Roman" w:eastAsia="標楷體" w:hAnsi="Times New Roman" w:cs="Times New Roman"/>
          <w:szCs w:val="24"/>
        </w:rPr>
        <w:t>Momentum</w:t>
      </w:r>
      <w:r w:rsidR="004122FD" w:rsidRPr="005338A8">
        <w:rPr>
          <w:rFonts w:ascii="Times New Roman" w:eastAsia="標楷體" w:hAnsi="Times New Roman" w:cs="Times New Roman"/>
          <w:szCs w:val="24"/>
        </w:rPr>
        <w:t>和</w:t>
      </w:r>
      <w:proofErr w:type="spellStart"/>
      <w:r w:rsidR="004122FD" w:rsidRPr="005338A8">
        <w:rPr>
          <w:rFonts w:ascii="Times New Roman" w:eastAsia="標楷體" w:hAnsi="Times New Roman" w:cs="Times New Roman"/>
          <w:szCs w:val="24"/>
        </w:rPr>
        <w:t>Nesterov</w:t>
      </w:r>
      <w:proofErr w:type="spellEnd"/>
      <w:r w:rsidR="004122FD" w:rsidRPr="005338A8">
        <w:rPr>
          <w:rFonts w:ascii="Times New Roman" w:eastAsia="標楷體" w:hAnsi="Times New Roman" w:cs="Times New Roman"/>
          <w:szCs w:val="24"/>
        </w:rPr>
        <w:t>加速梯度</w:t>
      </w:r>
      <w:r w:rsidRPr="005338A8">
        <w:rPr>
          <w:rFonts w:ascii="Times New Roman" w:eastAsia="標楷體" w:hAnsi="Times New Roman" w:cs="Times New Roman"/>
          <w:szCs w:val="24"/>
        </w:rPr>
        <w:t>…</w:t>
      </w:r>
      <w:proofErr w:type="gramStart"/>
      <w:r w:rsidRPr="005338A8">
        <w:rPr>
          <w:rFonts w:ascii="Times New Roman" w:eastAsia="標楷體" w:hAnsi="Times New Roman" w:cs="Times New Roman"/>
          <w:szCs w:val="24"/>
        </w:rPr>
        <w:t>…………………………………</w:t>
      </w:r>
      <w:r w:rsidR="005338A8">
        <w:rPr>
          <w:rFonts w:ascii="Times New Roman" w:eastAsia="標楷體" w:hAnsi="Times New Roman" w:cs="Times New Roman"/>
          <w:szCs w:val="24"/>
        </w:rPr>
        <w:t>…</w:t>
      </w:r>
      <w:r w:rsidRPr="005338A8">
        <w:rPr>
          <w:rFonts w:ascii="Times New Roman" w:eastAsia="標楷體" w:hAnsi="Times New Roman" w:cs="Times New Roman"/>
          <w:szCs w:val="24"/>
        </w:rPr>
        <w:t>…</w:t>
      </w:r>
      <w:r w:rsidR="005F3BC8" w:rsidRPr="005338A8">
        <w:rPr>
          <w:rFonts w:ascii="Times New Roman" w:eastAsia="標楷體" w:hAnsi="Times New Roman" w:cs="Times New Roman"/>
          <w:szCs w:val="24"/>
        </w:rPr>
        <w:t>…</w:t>
      </w:r>
      <w:proofErr w:type="gramEnd"/>
      <w:r w:rsidR="00203783" w:rsidRPr="005338A8">
        <w:rPr>
          <w:rFonts w:ascii="Times New Roman" w:eastAsia="標楷體" w:hAnsi="Times New Roman" w:cs="Times New Roman"/>
          <w:szCs w:val="24"/>
        </w:rPr>
        <w:t xml:space="preserve"> </w:t>
      </w:r>
      <w:r w:rsidR="008A5476" w:rsidRPr="005338A8">
        <w:rPr>
          <w:rFonts w:ascii="Times New Roman" w:eastAsia="標楷體" w:hAnsi="Times New Roman" w:cs="Times New Roman"/>
          <w:szCs w:val="24"/>
        </w:rPr>
        <w:t>4</w:t>
      </w:r>
    </w:p>
    <w:p w14:paraId="7F0B4D96" w14:textId="25143750" w:rsidR="002E0B66" w:rsidRPr="005338A8" w:rsidRDefault="002E0B66" w:rsidP="006A572B">
      <w:pPr>
        <w:widowControl/>
        <w:rPr>
          <w:rFonts w:ascii="Times New Roman" w:eastAsia="標楷體" w:hAnsi="Times New Roman" w:cs="Times New Roman"/>
          <w:szCs w:val="24"/>
        </w:rPr>
      </w:pPr>
      <w:r w:rsidRPr="005338A8">
        <w:rPr>
          <w:rFonts w:ascii="Times New Roman" w:eastAsia="標楷體" w:hAnsi="Times New Roman" w:cs="Times New Roman"/>
          <w:szCs w:val="24"/>
        </w:rPr>
        <w:t>圖</w:t>
      </w:r>
      <w:r w:rsidRPr="005338A8">
        <w:rPr>
          <w:rFonts w:ascii="Times New Roman" w:eastAsia="標楷體" w:hAnsi="Times New Roman" w:cs="Times New Roman"/>
          <w:szCs w:val="24"/>
        </w:rPr>
        <w:t>2.</w:t>
      </w:r>
      <w:r w:rsidRPr="005338A8">
        <w:rPr>
          <w:rFonts w:ascii="Times New Roman" w:eastAsia="標楷體" w:hAnsi="Times New Roman" w:cs="Times New Roman" w:hint="eastAsia"/>
          <w:szCs w:val="24"/>
        </w:rPr>
        <w:t>2</w:t>
      </w:r>
      <w:r w:rsidRPr="005338A8">
        <w:rPr>
          <w:rFonts w:ascii="Times New Roman" w:eastAsia="標楷體" w:hAnsi="Times New Roman" w:cs="Times New Roman"/>
          <w:szCs w:val="24"/>
        </w:rPr>
        <w:t xml:space="preserve"> </w:t>
      </w:r>
      <w:r w:rsidRPr="005338A8">
        <w:rPr>
          <w:rFonts w:ascii="Times New Roman" w:eastAsia="標楷體" w:hAnsi="Times New Roman" w:cs="Times New Roman" w:hint="eastAsia"/>
          <w:szCs w:val="24"/>
        </w:rPr>
        <w:t>LSTM</w:t>
      </w:r>
      <w:r w:rsidRPr="005338A8">
        <w:rPr>
          <w:rFonts w:ascii="Times New Roman" w:eastAsia="標楷體" w:hAnsi="Times New Roman" w:cs="Times New Roman" w:hint="eastAsia"/>
          <w:szCs w:val="24"/>
        </w:rPr>
        <w:t>架構圖</w:t>
      </w:r>
      <w:r w:rsidRPr="005338A8">
        <w:rPr>
          <w:rFonts w:ascii="Times New Roman" w:eastAsia="標楷體" w:hAnsi="Times New Roman" w:cs="Times New Roman"/>
          <w:szCs w:val="24"/>
        </w:rPr>
        <w:t>…</w:t>
      </w:r>
      <w:proofErr w:type="gramStart"/>
      <w:r w:rsidRPr="005338A8">
        <w:rPr>
          <w:rFonts w:ascii="Times New Roman" w:eastAsia="標楷體" w:hAnsi="Times New Roman" w:cs="Times New Roman"/>
          <w:szCs w:val="24"/>
        </w:rPr>
        <w:t>………</w:t>
      </w:r>
      <w:proofErr w:type="gramEnd"/>
      <w:r w:rsidRPr="005338A8">
        <w:rPr>
          <w:rFonts w:ascii="Times New Roman" w:eastAsia="標楷體" w:hAnsi="Times New Roman" w:cs="Times New Roman" w:hint="eastAsia"/>
          <w:szCs w:val="24"/>
        </w:rPr>
        <w:t>.</w:t>
      </w:r>
      <w:proofErr w:type="gramStart"/>
      <w:r w:rsidRPr="005338A8">
        <w:rPr>
          <w:rFonts w:ascii="Times New Roman" w:eastAsia="標楷體" w:hAnsi="Times New Roman" w:cs="Times New Roman" w:hint="eastAsia"/>
          <w:szCs w:val="24"/>
        </w:rPr>
        <w:t>.</w:t>
      </w:r>
      <w:r w:rsidRPr="005338A8">
        <w:rPr>
          <w:rFonts w:ascii="Times New Roman" w:eastAsia="標楷體" w:hAnsi="Times New Roman" w:cs="Times New Roman"/>
          <w:szCs w:val="24"/>
        </w:rPr>
        <w:t>.</w:t>
      </w:r>
      <w:proofErr w:type="gramEnd"/>
      <w:r w:rsidRPr="005338A8">
        <w:rPr>
          <w:rFonts w:ascii="Times New Roman" w:eastAsia="標楷體" w:hAnsi="Times New Roman" w:cs="Times New Roman"/>
          <w:szCs w:val="24"/>
        </w:rPr>
        <w:t>…………………………………………</w:t>
      </w:r>
      <w:r w:rsidR="005338A8">
        <w:rPr>
          <w:rFonts w:ascii="Times New Roman" w:eastAsia="標楷體" w:hAnsi="Times New Roman" w:cs="Times New Roman" w:hint="eastAsia"/>
          <w:szCs w:val="24"/>
        </w:rPr>
        <w:t>..</w:t>
      </w:r>
      <w:r w:rsidRPr="005338A8">
        <w:rPr>
          <w:rFonts w:ascii="Times New Roman" w:eastAsia="標楷體" w:hAnsi="Times New Roman" w:cs="Times New Roman"/>
          <w:szCs w:val="24"/>
        </w:rPr>
        <w:t>…………5</w:t>
      </w:r>
    </w:p>
    <w:p w14:paraId="4D45CB58" w14:textId="32A79CCB" w:rsidR="002E0B66" w:rsidRPr="005338A8" w:rsidRDefault="006A572B" w:rsidP="006A572B">
      <w:pPr>
        <w:widowControl/>
        <w:rPr>
          <w:rFonts w:ascii="Times New Roman" w:eastAsia="標楷體" w:hAnsi="Times New Roman" w:cs="Times New Roman"/>
          <w:szCs w:val="24"/>
        </w:rPr>
      </w:pPr>
      <w:r w:rsidRPr="005338A8">
        <w:rPr>
          <w:rFonts w:ascii="Times New Roman" w:eastAsia="標楷體" w:hAnsi="Times New Roman" w:cs="Times New Roman"/>
          <w:szCs w:val="24"/>
        </w:rPr>
        <w:t>圖</w:t>
      </w:r>
      <w:r w:rsidRPr="005338A8">
        <w:rPr>
          <w:rFonts w:ascii="Times New Roman" w:eastAsia="標楷體" w:hAnsi="Times New Roman" w:cs="Times New Roman"/>
          <w:szCs w:val="24"/>
        </w:rPr>
        <w:t>2.</w:t>
      </w:r>
      <w:r w:rsidR="002E0B66" w:rsidRPr="005338A8">
        <w:rPr>
          <w:rFonts w:ascii="Times New Roman" w:eastAsia="標楷體" w:hAnsi="Times New Roman" w:cs="Times New Roman" w:hint="eastAsia"/>
          <w:szCs w:val="24"/>
        </w:rPr>
        <w:t>3</w:t>
      </w:r>
      <w:r w:rsidRPr="005338A8">
        <w:rPr>
          <w:rFonts w:ascii="Times New Roman" w:eastAsia="標楷體" w:hAnsi="Times New Roman" w:cs="Times New Roman"/>
          <w:szCs w:val="24"/>
        </w:rPr>
        <w:t xml:space="preserve"> </w:t>
      </w:r>
      <w:r w:rsidR="004122FD" w:rsidRPr="005338A8">
        <w:rPr>
          <w:rFonts w:ascii="Times New Roman" w:eastAsia="標楷體" w:hAnsi="Times New Roman" w:cs="Times New Roman"/>
          <w:szCs w:val="24"/>
        </w:rPr>
        <w:t>超平面分類器之示意圖</w:t>
      </w:r>
      <w:r w:rsidR="004122FD" w:rsidRPr="005338A8">
        <w:rPr>
          <w:rFonts w:ascii="Times New Roman" w:eastAsia="標楷體" w:hAnsi="Times New Roman" w:cs="Times New Roman"/>
          <w:szCs w:val="24"/>
        </w:rPr>
        <w:t>..</w:t>
      </w:r>
      <w:r w:rsidR="005F3BC8" w:rsidRPr="005338A8">
        <w:rPr>
          <w:rFonts w:ascii="Times New Roman" w:eastAsia="標楷體" w:hAnsi="Times New Roman" w:cs="Times New Roman"/>
          <w:szCs w:val="24"/>
        </w:rPr>
        <w:t>…………………………………………</w:t>
      </w:r>
      <w:proofErr w:type="gramStart"/>
      <w:r w:rsidR="005F3BC8" w:rsidRPr="005338A8">
        <w:rPr>
          <w:rFonts w:ascii="Times New Roman" w:eastAsia="標楷體" w:hAnsi="Times New Roman" w:cs="Times New Roman"/>
          <w:szCs w:val="24"/>
        </w:rPr>
        <w:t>…</w:t>
      </w:r>
      <w:r w:rsidR="005338A8">
        <w:rPr>
          <w:rFonts w:ascii="Times New Roman" w:eastAsia="標楷體" w:hAnsi="Times New Roman" w:cs="Times New Roman" w:hint="eastAsia"/>
          <w:szCs w:val="24"/>
        </w:rPr>
        <w:t>..</w:t>
      </w:r>
      <w:proofErr w:type="gramEnd"/>
      <w:r w:rsidR="005F3BC8" w:rsidRPr="005338A8">
        <w:rPr>
          <w:rFonts w:ascii="Times New Roman" w:eastAsia="標楷體" w:hAnsi="Times New Roman" w:cs="Times New Roman"/>
          <w:szCs w:val="24"/>
        </w:rPr>
        <w:t>……</w:t>
      </w:r>
      <w:r w:rsidR="008A5476" w:rsidRPr="005338A8">
        <w:rPr>
          <w:rFonts w:ascii="Times New Roman" w:eastAsia="標楷體" w:hAnsi="Times New Roman" w:cs="Times New Roman"/>
          <w:szCs w:val="24"/>
        </w:rPr>
        <w:t>…</w:t>
      </w:r>
      <w:r w:rsidR="004122FD" w:rsidRPr="005338A8">
        <w:rPr>
          <w:rFonts w:ascii="Times New Roman" w:eastAsia="標楷體" w:hAnsi="Times New Roman" w:cs="Times New Roman"/>
          <w:szCs w:val="24"/>
        </w:rPr>
        <w:t>5</w:t>
      </w:r>
    </w:p>
    <w:p w14:paraId="6A295C70" w14:textId="4C5ACA9F" w:rsidR="006A572B" w:rsidRPr="005338A8" w:rsidRDefault="006A572B" w:rsidP="006A572B">
      <w:pPr>
        <w:widowControl/>
        <w:rPr>
          <w:rFonts w:ascii="Times New Roman" w:eastAsia="標楷體" w:hAnsi="Times New Roman" w:cs="Times New Roman"/>
          <w:szCs w:val="24"/>
        </w:rPr>
      </w:pPr>
      <w:r w:rsidRPr="005338A8">
        <w:rPr>
          <w:rFonts w:ascii="Times New Roman" w:eastAsia="標楷體" w:hAnsi="Times New Roman" w:cs="Times New Roman"/>
          <w:szCs w:val="24"/>
        </w:rPr>
        <w:t>圖</w:t>
      </w:r>
      <w:r w:rsidRPr="005338A8">
        <w:rPr>
          <w:rFonts w:ascii="Times New Roman" w:eastAsia="標楷體" w:hAnsi="Times New Roman" w:cs="Times New Roman"/>
          <w:szCs w:val="24"/>
        </w:rPr>
        <w:t xml:space="preserve">3.1 </w:t>
      </w:r>
      <w:r w:rsidRPr="005338A8">
        <w:rPr>
          <w:rFonts w:ascii="Times New Roman" w:eastAsia="標楷體" w:hAnsi="Times New Roman" w:cs="Times New Roman"/>
          <w:szCs w:val="24"/>
        </w:rPr>
        <w:t>系統架構圖</w:t>
      </w:r>
      <w:r w:rsidR="005F3BC8" w:rsidRPr="005338A8">
        <w:rPr>
          <w:rFonts w:ascii="Times New Roman" w:eastAsia="標楷體" w:hAnsi="Times New Roman" w:cs="Times New Roman"/>
          <w:szCs w:val="24"/>
        </w:rPr>
        <w:t>…</w:t>
      </w:r>
      <w:proofErr w:type="gramStart"/>
      <w:r w:rsidR="005F3BC8" w:rsidRPr="005338A8">
        <w:rPr>
          <w:rFonts w:ascii="Times New Roman" w:eastAsia="標楷體" w:hAnsi="Times New Roman" w:cs="Times New Roman"/>
          <w:szCs w:val="24"/>
        </w:rPr>
        <w:t>……………………………………………………</w:t>
      </w:r>
      <w:proofErr w:type="gramEnd"/>
      <w:r w:rsidR="005F3BC8" w:rsidRPr="005338A8">
        <w:rPr>
          <w:rFonts w:ascii="Times New Roman" w:eastAsia="標楷體" w:hAnsi="Times New Roman" w:cs="Times New Roman"/>
          <w:szCs w:val="24"/>
        </w:rPr>
        <w:t>…</w:t>
      </w:r>
      <w:r w:rsidR="005338A8">
        <w:rPr>
          <w:rFonts w:ascii="Times New Roman" w:eastAsia="標楷體" w:hAnsi="Times New Roman" w:cs="Times New Roman" w:hint="eastAsia"/>
          <w:szCs w:val="24"/>
        </w:rPr>
        <w:t>..</w:t>
      </w:r>
      <w:r w:rsidR="005F3BC8" w:rsidRPr="005338A8">
        <w:rPr>
          <w:rFonts w:ascii="Times New Roman" w:eastAsia="標楷體" w:hAnsi="Times New Roman" w:cs="Times New Roman"/>
          <w:szCs w:val="24"/>
        </w:rPr>
        <w:t>………</w:t>
      </w:r>
      <w:r w:rsidR="004122FD" w:rsidRPr="005338A8">
        <w:rPr>
          <w:rFonts w:ascii="Times New Roman" w:eastAsia="標楷體" w:hAnsi="Times New Roman" w:cs="Times New Roman"/>
          <w:szCs w:val="24"/>
        </w:rPr>
        <w:t>.</w:t>
      </w:r>
      <w:r w:rsidR="00A703DA" w:rsidRPr="005338A8">
        <w:rPr>
          <w:rFonts w:ascii="Times New Roman" w:eastAsia="標楷體" w:hAnsi="Times New Roman" w:cs="Times New Roman"/>
          <w:szCs w:val="24"/>
        </w:rPr>
        <w:t xml:space="preserve"> </w:t>
      </w:r>
      <w:r w:rsidR="004122FD" w:rsidRPr="005338A8">
        <w:rPr>
          <w:rFonts w:ascii="Times New Roman" w:eastAsia="標楷體" w:hAnsi="Times New Roman" w:cs="Times New Roman"/>
          <w:szCs w:val="24"/>
        </w:rPr>
        <w:t>6</w:t>
      </w:r>
    </w:p>
    <w:p w14:paraId="09CD34D7" w14:textId="606F6BF6" w:rsidR="00D64BBC" w:rsidRDefault="00D64BBC" w:rsidP="006A572B">
      <w:pPr>
        <w:widowControl/>
        <w:rPr>
          <w:rFonts w:ascii="Times New Roman" w:eastAsia="標楷體" w:hAnsi="Times New Roman" w:cs="Times New Roman"/>
          <w:szCs w:val="24"/>
        </w:rPr>
      </w:pPr>
      <w:r w:rsidRPr="005338A8">
        <w:rPr>
          <w:rFonts w:ascii="Times New Roman" w:eastAsia="標楷體" w:hAnsi="Times New Roman" w:cs="Times New Roman"/>
          <w:szCs w:val="24"/>
        </w:rPr>
        <w:t>圖</w:t>
      </w:r>
      <w:r w:rsidR="004122FD" w:rsidRPr="005338A8">
        <w:rPr>
          <w:rFonts w:ascii="Times New Roman" w:eastAsia="標楷體" w:hAnsi="Times New Roman" w:cs="Times New Roman"/>
          <w:szCs w:val="24"/>
        </w:rPr>
        <w:t>3.2</w:t>
      </w:r>
      <w:r w:rsidRPr="005338A8">
        <w:rPr>
          <w:rFonts w:ascii="Times New Roman" w:eastAsia="標楷體" w:hAnsi="Times New Roman" w:cs="Times New Roman"/>
          <w:szCs w:val="24"/>
        </w:rPr>
        <w:t xml:space="preserve"> </w:t>
      </w:r>
      <w:r w:rsidR="004122FD" w:rsidRPr="005338A8">
        <w:rPr>
          <w:rFonts w:ascii="Times New Roman" w:eastAsia="標楷體" w:hAnsi="Times New Roman" w:cs="Times New Roman"/>
          <w:szCs w:val="24"/>
        </w:rPr>
        <w:t>MLP</w:t>
      </w:r>
      <w:r w:rsidR="004122FD" w:rsidRPr="005338A8">
        <w:rPr>
          <w:rFonts w:ascii="Times New Roman" w:eastAsia="標楷體" w:hAnsi="Times New Roman" w:cs="Times New Roman"/>
          <w:szCs w:val="24"/>
        </w:rPr>
        <w:t>網路架構圖</w:t>
      </w:r>
      <w:r w:rsidR="005F3BC8" w:rsidRPr="005338A8">
        <w:rPr>
          <w:rFonts w:ascii="Times New Roman" w:eastAsia="標楷體" w:hAnsi="Times New Roman" w:cs="Times New Roman"/>
          <w:szCs w:val="24"/>
        </w:rPr>
        <w:t>…</w:t>
      </w:r>
      <w:proofErr w:type="gramStart"/>
      <w:r w:rsidR="005F3BC8" w:rsidRPr="005338A8">
        <w:rPr>
          <w:rFonts w:ascii="Times New Roman" w:eastAsia="標楷體" w:hAnsi="Times New Roman" w:cs="Times New Roman"/>
          <w:szCs w:val="24"/>
        </w:rPr>
        <w:t>…………………………………………………</w:t>
      </w:r>
      <w:proofErr w:type="gramEnd"/>
      <w:r w:rsidR="005338A8">
        <w:rPr>
          <w:rFonts w:ascii="Times New Roman" w:eastAsia="標楷體" w:hAnsi="Times New Roman" w:cs="Times New Roman" w:hint="eastAsia"/>
          <w:szCs w:val="24"/>
        </w:rPr>
        <w:t>...</w:t>
      </w:r>
      <w:r w:rsidR="005F3BC8" w:rsidRPr="005338A8">
        <w:rPr>
          <w:rFonts w:ascii="Times New Roman" w:eastAsia="標楷體" w:hAnsi="Times New Roman" w:cs="Times New Roman"/>
          <w:szCs w:val="24"/>
        </w:rPr>
        <w:t>………</w:t>
      </w:r>
      <w:r w:rsidR="00A703DA" w:rsidRPr="005338A8">
        <w:rPr>
          <w:rFonts w:ascii="Times New Roman" w:eastAsia="標楷體" w:hAnsi="Times New Roman" w:cs="Times New Roman"/>
          <w:szCs w:val="24"/>
        </w:rPr>
        <w:t xml:space="preserve"> </w:t>
      </w:r>
      <w:r w:rsidR="004122FD" w:rsidRPr="005338A8">
        <w:rPr>
          <w:rFonts w:ascii="Times New Roman" w:eastAsia="標楷體" w:hAnsi="Times New Roman" w:cs="Times New Roman"/>
          <w:szCs w:val="24"/>
        </w:rPr>
        <w:t>6</w:t>
      </w:r>
    </w:p>
    <w:p w14:paraId="38C93B93" w14:textId="656B91F1" w:rsidR="00EF443A" w:rsidRDefault="00EF443A" w:rsidP="00EF443A">
      <w:pPr>
        <w:rPr>
          <w:rFonts w:ascii="Times New Roman" w:eastAsia="標楷體" w:hAnsi="Times New Roman" w:cs="Times New Roman"/>
          <w:szCs w:val="24"/>
        </w:rPr>
      </w:pPr>
      <w:r>
        <w:rPr>
          <w:rFonts w:ascii="Times New Roman" w:eastAsia="標楷體" w:hAnsi="Times New Roman" w:cs="Times New Roman" w:hint="eastAsia"/>
          <w:szCs w:val="24"/>
        </w:rPr>
        <w:t>圖</w:t>
      </w:r>
      <w:r w:rsidRPr="003276B7">
        <w:rPr>
          <w:rFonts w:ascii="Times New Roman" w:eastAsia="標楷體" w:hAnsi="Times New Roman" w:cs="Times New Roman"/>
          <w:szCs w:val="24"/>
        </w:rPr>
        <w:t>4.</w:t>
      </w:r>
      <w:r>
        <w:rPr>
          <w:rFonts w:ascii="Times New Roman" w:eastAsia="標楷體" w:hAnsi="Times New Roman" w:cs="Times New Roman"/>
          <w:szCs w:val="24"/>
        </w:rPr>
        <w:t>1</w:t>
      </w:r>
      <w:r>
        <w:rPr>
          <w:rFonts w:ascii="Times New Roman" w:eastAsia="標楷體" w:hAnsi="Times New Roman" w:cs="Times New Roman" w:hint="eastAsia"/>
          <w:szCs w:val="24"/>
        </w:rPr>
        <w:t xml:space="preserve"> SVM</w:t>
      </w:r>
      <w:r>
        <w:rPr>
          <w:rFonts w:ascii="Times New Roman" w:eastAsia="標楷體" w:hAnsi="Times New Roman" w:cs="Times New Roman" w:hint="eastAsia"/>
          <w:szCs w:val="24"/>
        </w:rPr>
        <w:t>結果</w:t>
      </w:r>
      <w:r>
        <w:rPr>
          <w:rFonts w:ascii="Times New Roman" w:eastAsia="標楷體" w:hAnsi="Times New Roman" w:cs="Times New Roman"/>
          <w:szCs w:val="24"/>
        </w:rPr>
        <w:t>…</w:t>
      </w:r>
      <w:proofErr w:type="gramStart"/>
      <w:r>
        <w:rPr>
          <w:rFonts w:ascii="Times New Roman" w:eastAsia="標楷體" w:hAnsi="Times New Roman" w:cs="Times New Roman"/>
          <w:szCs w:val="24"/>
        </w:rPr>
        <w:t>……………………………………………………</w:t>
      </w:r>
      <w:proofErr w:type="gramEnd"/>
      <w:r>
        <w:rPr>
          <w:rFonts w:ascii="Times New Roman" w:eastAsia="標楷體" w:hAnsi="Times New Roman" w:cs="Times New Roman"/>
          <w:szCs w:val="24"/>
        </w:rPr>
        <w:t>……………</w:t>
      </w:r>
      <w:r>
        <w:rPr>
          <w:rFonts w:ascii="Times New Roman" w:eastAsia="標楷體" w:hAnsi="Times New Roman" w:cs="Times New Roman" w:hint="eastAsia"/>
          <w:szCs w:val="24"/>
        </w:rPr>
        <w:t>.10</w:t>
      </w:r>
    </w:p>
    <w:p w14:paraId="4C74ED31" w14:textId="6B5BC8EE" w:rsidR="00EF443A" w:rsidRDefault="00EF443A" w:rsidP="00EF443A">
      <w:pPr>
        <w:rPr>
          <w:rFonts w:ascii="Times New Roman" w:eastAsia="標楷體" w:hAnsi="Times New Roman" w:cs="Times New Roman" w:hint="eastAsia"/>
          <w:szCs w:val="24"/>
        </w:rPr>
      </w:pPr>
      <w:r w:rsidRPr="00EF443A">
        <w:rPr>
          <w:rFonts w:ascii="Times New Roman" w:eastAsia="標楷體" w:hAnsi="Times New Roman" w:cs="Times New Roman" w:hint="eastAsia"/>
          <w:szCs w:val="24"/>
        </w:rPr>
        <w:t>圖</w:t>
      </w:r>
      <w:r w:rsidRPr="00EF443A">
        <w:rPr>
          <w:rFonts w:ascii="Times New Roman" w:eastAsia="標楷體" w:hAnsi="Times New Roman" w:cs="Times New Roman" w:hint="eastAsia"/>
          <w:szCs w:val="24"/>
        </w:rPr>
        <w:t>4.2 LSTM</w:t>
      </w:r>
      <w:r w:rsidRPr="00EF443A">
        <w:rPr>
          <w:rFonts w:ascii="Times New Roman" w:eastAsia="標楷體" w:hAnsi="Times New Roman" w:cs="Times New Roman" w:hint="eastAsia"/>
          <w:szCs w:val="24"/>
        </w:rPr>
        <w:t>所有資料結果</w:t>
      </w:r>
      <w:r>
        <w:rPr>
          <w:rFonts w:ascii="Times New Roman" w:eastAsia="標楷體" w:hAnsi="Times New Roman" w:cs="Times New Roman"/>
          <w:szCs w:val="24"/>
        </w:rPr>
        <w:t>…</w:t>
      </w:r>
      <w:proofErr w:type="gramStart"/>
      <w:r>
        <w:rPr>
          <w:rFonts w:ascii="Times New Roman" w:eastAsia="標楷體" w:hAnsi="Times New Roman" w:cs="Times New Roman"/>
          <w:szCs w:val="24"/>
        </w:rPr>
        <w:t>……………………………………………………</w:t>
      </w:r>
      <w:proofErr w:type="gramEnd"/>
      <w:r>
        <w:rPr>
          <w:rFonts w:ascii="Times New Roman" w:eastAsia="標楷體" w:hAnsi="Times New Roman" w:cs="Times New Roman" w:hint="eastAsia"/>
          <w:szCs w:val="24"/>
        </w:rPr>
        <w:t>.</w:t>
      </w:r>
      <w:proofErr w:type="gramStart"/>
      <w:r>
        <w:rPr>
          <w:rFonts w:ascii="Times New Roman" w:eastAsia="標楷體" w:hAnsi="Times New Roman" w:cs="Times New Roman" w:hint="eastAsia"/>
          <w:szCs w:val="24"/>
        </w:rPr>
        <w:t>..</w:t>
      </w:r>
      <w:proofErr w:type="gramEnd"/>
      <w:r>
        <w:rPr>
          <w:rFonts w:ascii="Times New Roman" w:eastAsia="標楷體" w:hAnsi="Times New Roman" w:cs="Times New Roman" w:hint="eastAsia"/>
          <w:szCs w:val="24"/>
        </w:rPr>
        <w:t>11</w:t>
      </w:r>
    </w:p>
    <w:p w14:paraId="2D8D9C6D" w14:textId="13BF7C04" w:rsidR="007737A4" w:rsidRPr="005338A8" w:rsidRDefault="00EF443A" w:rsidP="006A572B">
      <w:pPr>
        <w:widowControl/>
        <w:rPr>
          <w:rFonts w:ascii="Times New Roman" w:eastAsia="標楷體" w:hAnsi="Times New Roman" w:cs="Times New Roman"/>
          <w:szCs w:val="24"/>
        </w:rPr>
      </w:pPr>
      <w:r w:rsidRPr="00EF443A">
        <w:rPr>
          <w:rFonts w:ascii="Times New Roman" w:eastAsia="標楷體" w:hAnsi="Times New Roman" w:cs="Times New Roman" w:hint="eastAsia"/>
          <w:szCs w:val="24"/>
        </w:rPr>
        <w:t>圖</w:t>
      </w:r>
      <w:r w:rsidRPr="00EF443A">
        <w:rPr>
          <w:rFonts w:ascii="Times New Roman" w:eastAsia="標楷體" w:hAnsi="Times New Roman" w:cs="Times New Roman" w:hint="eastAsia"/>
          <w:szCs w:val="24"/>
        </w:rPr>
        <w:t>4.3 LSTM</w:t>
      </w:r>
      <w:r w:rsidRPr="00EF443A">
        <w:rPr>
          <w:rFonts w:ascii="Times New Roman" w:eastAsia="標楷體" w:hAnsi="Times New Roman" w:cs="Times New Roman" w:hint="eastAsia"/>
          <w:szCs w:val="24"/>
        </w:rPr>
        <w:t>測試資料結果</w:t>
      </w:r>
      <w:r>
        <w:rPr>
          <w:rFonts w:ascii="Times New Roman" w:eastAsia="標楷體" w:hAnsi="Times New Roman" w:cs="Times New Roman"/>
          <w:szCs w:val="24"/>
        </w:rPr>
        <w:t>…</w:t>
      </w:r>
      <w:proofErr w:type="gramStart"/>
      <w:r>
        <w:rPr>
          <w:rFonts w:ascii="Times New Roman" w:eastAsia="標楷體" w:hAnsi="Times New Roman" w:cs="Times New Roman"/>
          <w:szCs w:val="24"/>
        </w:rPr>
        <w:t>…………………………………………………</w:t>
      </w:r>
      <w:proofErr w:type="gramEnd"/>
      <w:r>
        <w:rPr>
          <w:rFonts w:ascii="Times New Roman" w:eastAsia="標楷體" w:hAnsi="Times New Roman" w:cs="Times New Roman" w:hint="eastAsia"/>
          <w:szCs w:val="24"/>
        </w:rPr>
        <w:t>.</w:t>
      </w:r>
      <w:proofErr w:type="gramStart"/>
      <w:r>
        <w:rPr>
          <w:rFonts w:ascii="Times New Roman" w:eastAsia="標楷體" w:hAnsi="Times New Roman" w:cs="Times New Roman" w:hint="eastAsia"/>
          <w:szCs w:val="24"/>
        </w:rPr>
        <w:t>..</w:t>
      </w:r>
      <w:proofErr w:type="gramEnd"/>
      <w:r>
        <w:rPr>
          <w:rFonts w:ascii="Times New Roman" w:eastAsia="標楷體" w:hAnsi="Times New Roman" w:cs="Times New Roman"/>
          <w:szCs w:val="24"/>
        </w:rPr>
        <w:t>…</w:t>
      </w:r>
      <w:r>
        <w:rPr>
          <w:rFonts w:ascii="Times New Roman" w:eastAsia="標楷體" w:hAnsi="Times New Roman" w:cs="Times New Roman" w:hint="eastAsia"/>
          <w:szCs w:val="24"/>
        </w:rPr>
        <w:t>11</w:t>
      </w:r>
    </w:p>
    <w:p w14:paraId="3FA9B1E7" w14:textId="77777777" w:rsidR="002B2495" w:rsidRPr="00C01C39" w:rsidRDefault="006A572B" w:rsidP="005F3BC8">
      <w:pPr>
        <w:widowControl/>
        <w:rPr>
          <w:rFonts w:ascii="Times New Roman" w:eastAsia="標楷體" w:hAnsi="Times New Roman" w:cs="Times New Roman"/>
          <w:sz w:val="36"/>
          <w:szCs w:val="36"/>
        </w:rPr>
        <w:sectPr w:rsidR="002B2495" w:rsidRPr="00C01C39" w:rsidSect="00CD6C07">
          <w:footerReference w:type="default" r:id="rId8"/>
          <w:type w:val="continuous"/>
          <w:pgSz w:w="11906" w:h="16838"/>
          <w:pgMar w:top="1440" w:right="1800" w:bottom="1440" w:left="1800" w:header="851" w:footer="992" w:gutter="0"/>
          <w:pgNumType w:fmt="lowerRoman" w:start="1"/>
          <w:cols w:space="425"/>
          <w:docGrid w:type="lines" w:linePitch="360"/>
        </w:sectPr>
      </w:pPr>
      <w:r w:rsidRPr="00C01C39">
        <w:rPr>
          <w:rFonts w:ascii="Times New Roman" w:eastAsia="標楷體" w:hAnsi="Times New Roman" w:cs="Times New Roman"/>
          <w:sz w:val="36"/>
          <w:szCs w:val="36"/>
        </w:rPr>
        <w:br w:type="page"/>
      </w:r>
    </w:p>
    <w:p w14:paraId="5CEB72BC" w14:textId="29433515" w:rsidR="0097002A" w:rsidRPr="00C01C39" w:rsidRDefault="007526A2" w:rsidP="00CD6C07">
      <w:pPr>
        <w:jc w:val="center"/>
        <w:outlineLvl w:val="0"/>
        <w:rPr>
          <w:rFonts w:ascii="Times New Roman" w:eastAsia="標楷體" w:hAnsi="Times New Roman" w:cs="Times New Roman"/>
          <w:b/>
          <w:bCs/>
          <w:sz w:val="36"/>
          <w:szCs w:val="36"/>
        </w:rPr>
      </w:pPr>
      <w:bookmarkStart w:id="4" w:name="_Toc92118222"/>
      <w:r w:rsidRPr="00C01C39">
        <w:rPr>
          <w:rFonts w:ascii="Times New Roman" w:eastAsia="標楷體" w:hAnsi="Times New Roman" w:cs="Times New Roman"/>
          <w:b/>
          <w:bCs/>
          <w:sz w:val="36"/>
          <w:szCs w:val="36"/>
        </w:rPr>
        <w:lastRenderedPageBreak/>
        <w:t>第一章</w:t>
      </w:r>
      <w:r w:rsidRPr="00C01C39">
        <w:rPr>
          <w:rFonts w:ascii="Times New Roman" w:eastAsia="標楷體" w:hAnsi="Times New Roman" w:cs="Times New Roman"/>
          <w:b/>
          <w:bCs/>
          <w:sz w:val="36"/>
          <w:szCs w:val="36"/>
        </w:rPr>
        <w:t xml:space="preserve"> </w:t>
      </w:r>
      <w:r w:rsidRPr="00C01C39">
        <w:rPr>
          <w:rFonts w:ascii="Times New Roman" w:eastAsia="標楷體" w:hAnsi="Times New Roman" w:cs="Times New Roman"/>
          <w:b/>
          <w:bCs/>
          <w:sz w:val="36"/>
          <w:szCs w:val="36"/>
        </w:rPr>
        <w:t>緒論</w:t>
      </w:r>
      <w:bookmarkEnd w:id="4"/>
    </w:p>
    <w:p w14:paraId="612B9EF3" w14:textId="2E7AB297" w:rsidR="007526A2" w:rsidRPr="00C01C39" w:rsidRDefault="007526A2" w:rsidP="009F55C2">
      <w:pPr>
        <w:jc w:val="both"/>
        <w:outlineLvl w:val="1"/>
        <w:rPr>
          <w:rFonts w:ascii="Times New Roman" w:eastAsia="標楷體" w:hAnsi="Times New Roman" w:cs="Times New Roman"/>
          <w:b/>
          <w:bCs/>
          <w:szCs w:val="24"/>
        </w:rPr>
      </w:pPr>
      <w:bookmarkStart w:id="5" w:name="_Hlk58248078"/>
      <w:bookmarkStart w:id="6" w:name="_Toc92118223"/>
      <w:r w:rsidRPr="00C01C39">
        <w:rPr>
          <w:rFonts w:ascii="Times New Roman" w:eastAsia="標楷體" w:hAnsi="Times New Roman" w:cs="Times New Roman"/>
          <w:b/>
          <w:bCs/>
          <w:szCs w:val="24"/>
        </w:rPr>
        <w:t xml:space="preserve">1.1 </w:t>
      </w:r>
      <w:r w:rsidRPr="00C01C39">
        <w:rPr>
          <w:rFonts w:ascii="Times New Roman" w:eastAsia="標楷體" w:hAnsi="Times New Roman" w:cs="Times New Roman"/>
          <w:b/>
          <w:bCs/>
          <w:szCs w:val="24"/>
        </w:rPr>
        <w:t>研究背景</w:t>
      </w:r>
      <w:bookmarkEnd w:id="5"/>
      <w:r w:rsidR="006818D2" w:rsidRPr="00C01C39">
        <w:rPr>
          <w:rFonts w:ascii="Times New Roman" w:eastAsia="標楷體" w:hAnsi="Times New Roman" w:cs="Times New Roman"/>
          <w:b/>
          <w:bCs/>
          <w:szCs w:val="24"/>
        </w:rPr>
        <w:t>與動機</w:t>
      </w:r>
      <w:bookmarkEnd w:id="6"/>
      <w:r w:rsidRPr="00C01C39">
        <w:rPr>
          <w:rFonts w:ascii="Times New Roman" w:eastAsia="標楷體" w:hAnsi="Times New Roman" w:cs="Times New Roman"/>
          <w:b/>
          <w:bCs/>
          <w:szCs w:val="24"/>
        </w:rPr>
        <w:t xml:space="preserve">  </w:t>
      </w:r>
    </w:p>
    <w:p w14:paraId="7A9A5EDA" w14:textId="7188A3D2" w:rsidR="00124723" w:rsidRPr="00C01C39" w:rsidRDefault="00124723" w:rsidP="00124723">
      <w:pPr>
        <w:jc w:val="both"/>
        <w:rPr>
          <w:rFonts w:ascii="Times New Roman" w:eastAsia="標楷體" w:hAnsi="Times New Roman" w:cs="Times New Roman"/>
          <w:szCs w:val="24"/>
        </w:rPr>
      </w:pPr>
      <w:r w:rsidRPr="00C01C39">
        <w:rPr>
          <w:rFonts w:ascii="Times New Roman" w:eastAsia="標楷體" w:hAnsi="Times New Roman" w:cs="Times New Roman"/>
          <w:szCs w:val="24"/>
        </w:rPr>
        <w:tab/>
      </w:r>
      <w:r w:rsidRPr="00C01C39">
        <w:rPr>
          <w:rFonts w:ascii="Times New Roman" w:eastAsia="標楷體" w:hAnsi="Times New Roman" w:cs="Times New Roman"/>
          <w:szCs w:val="24"/>
        </w:rPr>
        <w:t>過去</w:t>
      </w:r>
      <w:r w:rsidR="003963C0" w:rsidRPr="00C01C39">
        <w:rPr>
          <w:rFonts w:ascii="Times New Roman" w:eastAsia="標楷體" w:hAnsi="Times New Roman" w:cs="Times New Roman"/>
          <w:szCs w:val="24"/>
        </w:rPr>
        <w:t>十</w:t>
      </w:r>
      <w:r w:rsidRPr="00C01C39">
        <w:rPr>
          <w:rFonts w:ascii="Times New Roman" w:eastAsia="標楷體" w:hAnsi="Times New Roman" w:cs="Times New Roman"/>
          <w:szCs w:val="24"/>
        </w:rPr>
        <w:t>年來</w:t>
      </w:r>
      <w:r w:rsidRPr="00C01C39">
        <w:rPr>
          <w:rFonts w:ascii="Times New Roman" w:eastAsia="標楷體" w:hAnsi="Times New Roman" w:cs="Times New Roman"/>
          <w:szCs w:val="24"/>
        </w:rPr>
        <w:t>4</w:t>
      </w:r>
      <w:r w:rsidRPr="00C01C39">
        <w:rPr>
          <w:rFonts w:ascii="Times New Roman" w:eastAsia="標楷體" w:hAnsi="Times New Roman" w:cs="Times New Roman"/>
          <w:szCs w:val="24"/>
        </w:rPr>
        <w:t>個最有代表性的股災，分別是</w:t>
      </w:r>
      <w:r w:rsidRPr="00C01C39">
        <w:rPr>
          <w:rFonts w:ascii="Times New Roman" w:eastAsia="標楷體" w:hAnsi="Times New Roman" w:cs="Times New Roman"/>
          <w:szCs w:val="24"/>
        </w:rPr>
        <w:t>2011</w:t>
      </w:r>
      <w:r w:rsidRPr="00C01C39">
        <w:rPr>
          <w:rFonts w:ascii="Times New Roman" w:eastAsia="標楷體" w:hAnsi="Times New Roman" w:cs="Times New Roman"/>
          <w:szCs w:val="24"/>
        </w:rPr>
        <w:t>年</w:t>
      </w:r>
      <w:r w:rsidRPr="00C01C39">
        <w:rPr>
          <w:rFonts w:ascii="Times New Roman" w:eastAsia="標楷體" w:hAnsi="Times New Roman" w:cs="Times New Roman"/>
          <w:szCs w:val="24"/>
        </w:rPr>
        <w:t>8</w:t>
      </w:r>
      <w:r w:rsidRPr="00C01C39">
        <w:rPr>
          <w:rFonts w:ascii="Times New Roman" w:eastAsia="標楷體" w:hAnsi="Times New Roman" w:cs="Times New Roman"/>
          <w:szCs w:val="24"/>
        </w:rPr>
        <w:t>月股災、</w:t>
      </w:r>
      <w:r w:rsidRPr="00C01C39">
        <w:rPr>
          <w:rFonts w:ascii="Times New Roman" w:eastAsia="標楷體" w:hAnsi="Times New Roman" w:cs="Times New Roman"/>
          <w:szCs w:val="24"/>
        </w:rPr>
        <w:t>2015</w:t>
      </w:r>
      <w:r w:rsidRPr="00C01C39">
        <w:rPr>
          <w:rFonts w:ascii="Times New Roman" w:eastAsia="標楷體" w:hAnsi="Times New Roman" w:cs="Times New Roman"/>
          <w:szCs w:val="24"/>
        </w:rPr>
        <w:t>年</w:t>
      </w:r>
      <w:r w:rsidRPr="00C01C39">
        <w:rPr>
          <w:rFonts w:ascii="Times New Roman" w:eastAsia="標楷體" w:hAnsi="Times New Roman" w:cs="Times New Roman"/>
          <w:szCs w:val="24"/>
        </w:rPr>
        <w:t>8</w:t>
      </w:r>
      <w:r w:rsidRPr="00C01C39">
        <w:rPr>
          <w:rFonts w:ascii="Times New Roman" w:eastAsia="標楷體" w:hAnsi="Times New Roman" w:cs="Times New Roman"/>
          <w:szCs w:val="24"/>
        </w:rPr>
        <w:t>月股災，以及</w:t>
      </w:r>
      <w:r w:rsidRPr="00C01C39">
        <w:rPr>
          <w:rFonts w:ascii="Times New Roman" w:eastAsia="標楷體" w:hAnsi="Times New Roman" w:cs="Times New Roman"/>
          <w:szCs w:val="24"/>
        </w:rPr>
        <w:t>2018</w:t>
      </w:r>
      <w:r w:rsidRPr="00C01C39">
        <w:rPr>
          <w:rFonts w:ascii="Times New Roman" w:eastAsia="標楷體" w:hAnsi="Times New Roman" w:cs="Times New Roman"/>
          <w:szCs w:val="24"/>
        </w:rPr>
        <w:t>年</w:t>
      </w:r>
      <w:r w:rsidRPr="00C01C39">
        <w:rPr>
          <w:rFonts w:ascii="Times New Roman" w:eastAsia="標楷體" w:hAnsi="Times New Roman" w:cs="Times New Roman"/>
          <w:szCs w:val="24"/>
        </w:rPr>
        <w:t>10</w:t>
      </w:r>
      <w:r w:rsidRPr="00C01C39">
        <w:rPr>
          <w:rFonts w:ascii="Times New Roman" w:eastAsia="標楷體" w:hAnsi="Times New Roman" w:cs="Times New Roman"/>
          <w:szCs w:val="24"/>
        </w:rPr>
        <w:t>月股災，還有</w:t>
      </w:r>
      <w:r w:rsidRPr="00C01C39">
        <w:rPr>
          <w:rFonts w:ascii="Times New Roman" w:eastAsia="標楷體" w:hAnsi="Times New Roman" w:cs="Times New Roman"/>
          <w:szCs w:val="24"/>
        </w:rPr>
        <w:t>2020</w:t>
      </w:r>
      <w:r w:rsidRPr="00C01C39">
        <w:rPr>
          <w:rFonts w:ascii="Times New Roman" w:eastAsia="標楷體" w:hAnsi="Times New Roman" w:cs="Times New Roman"/>
          <w:szCs w:val="24"/>
        </w:rPr>
        <w:t>年</w:t>
      </w:r>
      <w:r w:rsidRPr="00C01C39">
        <w:rPr>
          <w:rFonts w:ascii="Times New Roman" w:eastAsia="標楷體" w:hAnsi="Times New Roman" w:cs="Times New Roman"/>
          <w:szCs w:val="24"/>
        </w:rPr>
        <w:t>3</w:t>
      </w:r>
      <w:r w:rsidRPr="00C01C39">
        <w:rPr>
          <w:rFonts w:ascii="Times New Roman" w:eastAsia="標楷體" w:hAnsi="Times New Roman" w:cs="Times New Roman"/>
          <w:szCs w:val="24"/>
        </w:rPr>
        <w:t>月的股災，許多投資客因此失利而在經濟上跌落谷底。而最嚴重的股市波動要屬</w:t>
      </w:r>
      <w:r w:rsidRPr="00C01C39">
        <w:rPr>
          <w:rFonts w:ascii="Times New Roman" w:eastAsia="標楷體" w:hAnsi="Times New Roman" w:cs="Times New Roman"/>
          <w:szCs w:val="24"/>
        </w:rPr>
        <w:t>COVID-19</w:t>
      </w:r>
      <w:r w:rsidRPr="00C01C39">
        <w:rPr>
          <w:rFonts w:ascii="Times New Roman" w:eastAsia="標楷體" w:hAnsi="Times New Roman" w:cs="Times New Roman"/>
          <w:szCs w:val="24"/>
        </w:rPr>
        <w:t>病毒肆虐這個災難了，為了阻止病毒傳播而實施的大量措施，卻導致經濟停擺，規模之大是近一個世紀前所未有。自</w:t>
      </w:r>
      <w:r w:rsidRPr="00C01C39">
        <w:rPr>
          <w:rFonts w:ascii="Times New Roman" w:eastAsia="標楷體" w:hAnsi="Times New Roman" w:cs="Times New Roman"/>
          <w:szCs w:val="24"/>
        </w:rPr>
        <w:t>3</w:t>
      </w:r>
      <w:r w:rsidRPr="00C01C39">
        <w:rPr>
          <w:rFonts w:ascii="Times New Roman" w:eastAsia="標楷體" w:hAnsi="Times New Roman" w:cs="Times New Roman"/>
          <w:szCs w:val="24"/>
        </w:rPr>
        <w:t>月中來，已經有數千萬美國人申領失業救濟金。</w:t>
      </w:r>
    </w:p>
    <w:p w14:paraId="0F35BCDF" w14:textId="01C86510" w:rsidR="00124723" w:rsidRPr="00124723" w:rsidRDefault="00124723" w:rsidP="00124723">
      <w:pPr>
        <w:ind w:firstLine="480"/>
        <w:jc w:val="both"/>
        <w:rPr>
          <w:rFonts w:ascii="Times New Roman" w:eastAsia="標楷體" w:hAnsi="Times New Roman" w:cs="Times New Roman"/>
          <w:szCs w:val="24"/>
        </w:rPr>
      </w:pPr>
      <w:r w:rsidRPr="00124723">
        <w:rPr>
          <w:rFonts w:ascii="Times New Roman" w:eastAsia="標楷體" w:hAnsi="Times New Roman" w:cs="Times New Roman"/>
          <w:szCs w:val="24"/>
        </w:rPr>
        <w:t>面對如此嚴峻情況，許多人對股市的成長走勢感到</w:t>
      </w:r>
      <w:r w:rsidR="00047CD6" w:rsidRPr="00C01C39">
        <w:rPr>
          <w:rFonts w:ascii="Times New Roman" w:eastAsia="標楷體" w:hAnsi="Times New Roman" w:cs="Times New Roman"/>
          <w:szCs w:val="24"/>
        </w:rPr>
        <w:t>困惑</w:t>
      </w:r>
      <w:r w:rsidRPr="00124723">
        <w:rPr>
          <w:rFonts w:ascii="Times New Roman" w:eastAsia="標楷體" w:hAnsi="Times New Roman" w:cs="Times New Roman"/>
          <w:szCs w:val="24"/>
        </w:rPr>
        <w:t>。從</w:t>
      </w:r>
      <w:r w:rsidRPr="00124723">
        <w:rPr>
          <w:rFonts w:ascii="Times New Roman" w:eastAsia="標楷體" w:hAnsi="Times New Roman" w:cs="Times New Roman"/>
          <w:szCs w:val="24"/>
        </w:rPr>
        <w:t>3</w:t>
      </w:r>
      <w:r w:rsidRPr="00124723">
        <w:rPr>
          <w:rFonts w:ascii="Times New Roman" w:eastAsia="標楷體" w:hAnsi="Times New Roman" w:cs="Times New Roman"/>
          <w:szCs w:val="24"/>
        </w:rPr>
        <w:t>月</w:t>
      </w:r>
      <w:r w:rsidRPr="00124723">
        <w:rPr>
          <w:rFonts w:ascii="Times New Roman" w:eastAsia="標楷體" w:hAnsi="Times New Roman" w:cs="Times New Roman"/>
          <w:szCs w:val="24"/>
        </w:rPr>
        <w:t>23</w:t>
      </w:r>
      <w:r w:rsidRPr="00124723">
        <w:rPr>
          <w:rFonts w:ascii="Times New Roman" w:eastAsia="標楷體" w:hAnsi="Times New Roman" w:cs="Times New Roman"/>
          <w:szCs w:val="24"/>
        </w:rPr>
        <w:t>日至</w:t>
      </w:r>
      <w:r w:rsidRPr="00124723">
        <w:rPr>
          <w:rFonts w:ascii="Times New Roman" w:eastAsia="標楷體" w:hAnsi="Times New Roman" w:cs="Times New Roman"/>
          <w:szCs w:val="24"/>
        </w:rPr>
        <w:t>4</w:t>
      </w:r>
      <w:r w:rsidRPr="00124723">
        <w:rPr>
          <w:rFonts w:ascii="Times New Roman" w:eastAsia="標楷體" w:hAnsi="Times New Roman" w:cs="Times New Roman"/>
          <w:szCs w:val="24"/>
        </w:rPr>
        <w:t>月</w:t>
      </w:r>
      <w:r w:rsidRPr="00124723">
        <w:rPr>
          <w:rFonts w:ascii="Times New Roman" w:eastAsia="標楷體" w:hAnsi="Times New Roman" w:cs="Times New Roman"/>
          <w:szCs w:val="24"/>
        </w:rPr>
        <w:t>29</w:t>
      </w:r>
      <w:r w:rsidRPr="00124723">
        <w:rPr>
          <w:rFonts w:ascii="Times New Roman" w:eastAsia="標楷體" w:hAnsi="Times New Roman" w:cs="Times New Roman"/>
          <w:szCs w:val="24"/>
        </w:rPr>
        <w:t>日，</w:t>
      </w:r>
      <w:r w:rsidRPr="00124723">
        <w:rPr>
          <w:rFonts w:ascii="Times New Roman" w:eastAsia="標楷體" w:hAnsi="Times New Roman" w:cs="Times New Roman"/>
          <w:szCs w:val="24"/>
        </w:rPr>
        <w:t>S&amp;P500</w:t>
      </w:r>
      <w:r w:rsidR="00C01C39">
        <w:rPr>
          <w:rFonts w:ascii="Times New Roman" w:eastAsia="標楷體" w:hAnsi="Times New Roman" w:cs="Times New Roman" w:hint="eastAsia"/>
          <w:szCs w:val="24"/>
        </w:rPr>
        <w:t>指數</w:t>
      </w:r>
      <w:r w:rsidRPr="00124723">
        <w:rPr>
          <w:rFonts w:ascii="Times New Roman" w:eastAsia="標楷體" w:hAnsi="Times New Roman" w:cs="Times New Roman"/>
          <w:szCs w:val="24"/>
        </w:rPr>
        <w:t>大</w:t>
      </w:r>
      <w:r w:rsidR="00C01C39">
        <w:rPr>
          <w:rFonts w:ascii="Times New Roman" w:eastAsia="標楷體" w:hAnsi="Times New Roman" w:cs="Times New Roman" w:hint="eastAsia"/>
          <w:szCs w:val="24"/>
        </w:rPr>
        <w:t>漲</w:t>
      </w:r>
      <w:r w:rsidRPr="00124723">
        <w:rPr>
          <w:rFonts w:ascii="Times New Roman" w:eastAsia="標楷體" w:hAnsi="Times New Roman" w:cs="Times New Roman"/>
          <w:szCs w:val="24"/>
        </w:rPr>
        <w:t>超過</w:t>
      </w:r>
      <w:r w:rsidRPr="00124723">
        <w:rPr>
          <w:rFonts w:ascii="Times New Roman" w:eastAsia="標楷體" w:hAnsi="Times New Roman" w:cs="Times New Roman"/>
          <w:szCs w:val="24"/>
        </w:rPr>
        <w:t>30%</w:t>
      </w:r>
      <w:r w:rsidRPr="00124723">
        <w:rPr>
          <w:rFonts w:ascii="Times New Roman" w:eastAsia="標楷體" w:hAnsi="Times New Roman" w:cs="Times New Roman"/>
          <w:szCs w:val="24"/>
        </w:rPr>
        <w:t>。部分市場參與者將股市與經濟的明顯脫節，歸因於市場不合理的樂觀情緒，投資者</w:t>
      </w:r>
      <w:proofErr w:type="gramStart"/>
      <w:r w:rsidRPr="00124723">
        <w:rPr>
          <w:rFonts w:ascii="Times New Roman" w:eastAsia="標楷體" w:hAnsi="Times New Roman" w:cs="Times New Roman"/>
          <w:szCs w:val="24"/>
        </w:rPr>
        <w:t>低估了冠狀</w:t>
      </w:r>
      <w:proofErr w:type="gramEnd"/>
      <w:r w:rsidRPr="00124723">
        <w:rPr>
          <w:rFonts w:ascii="Times New Roman" w:eastAsia="標楷體" w:hAnsi="Times New Roman" w:cs="Times New Roman"/>
          <w:szCs w:val="24"/>
        </w:rPr>
        <w:t>病毒危機的嚴重性，以及對經濟和股市的長遠影響。然而，若只看市場反彈，卻沒有看之前的暴跌，看法未免以偏概全。只有看看股市的整體影響，並精確的預測出股市走向才能巧妙地從股市中生存。</w:t>
      </w:r>
    </w:p>
    <w:p w14:paraId="5C593E15" w14:textId="40C979E4" w:rsidR="0097002A" w:rsidRPr="00C01C39" w:rsidRDefault="00124723" w:rsidP="00124723">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在研究某些現象時，由於這些現象的複雜性，開發一個數學模型來模擬輸入和輸出參數之間的非線性關係是一項艱難的任務。人工神經網絡</w:t>
      </w:r>
      <w:r w:rsidRPr="00C01C39">
        <w:rPr>
          <w:rFonts w:ascii="Times New Roman" w:eastAsia="標楷體" w:hAnsi="Times New Roman" w:cs="Times New Roman"/>
          <w:szCs w:val="24"/>
        </w:rPr>
        <w:t xml:space="preserve"> (ANN) </w:t>
      </w:r>
      <w:r w:rsidRPr="00C01C39">
        <w:rPr>
          <w:rFonts w:ascii="Times New Roman" w:eastAsia="標楷體" w:hAnsi="Times New Roman" w:cs="Times New Roman"/>
          <w:szCs w:val="24"/>
        </w:rPr>
        <w:t>、模糊推理系統</w:t>
      </w:r>
      <w:r w:rsidRPr="00C01C39">
        <w:rPr>
          <w:rFonts w:ascii="Times New Roman" w:eastAsia="標楷體" w:hAnsi="Times New Roman" w:cs="Times New Roman"/>
          <w:szCs w:val="24"/>
        </w:rPr>
        <w:t xml:space="preserve"> (FIS) </w:t>
      </w:r>
      <w:r w:rsidRPr="00C01C39">
        <w:rPr>
          <w:rFonts w:ascii="Times New Roman" w:eastAsia="標楷體" w:hAnsi="Times New Roman" w:cs="Times New Roman"/>
          <w:szCs w:val="24"/>
        </w:rPr>
        <w:t>和自適應神經模糊推理系統</w:t>
      </w:r>
      <w:r w:rsidRPr="00C01C39">
        <w:rPr>
          <w:rFonts w:ascii="Times New Roman" w:eastAsia="標楷體" w:hAnsi="Times New Roman" w:cs="Times New Roman"/>
          <w:szCs w:val="24"/>
        </w:rPr>
        <w:t xml:space="preserve"> (ANFIS) </w:t>
      </w:r>
      <w:r w:rsidRPr="00C01C39">
        <w:rPr>
          <w:rFonts w:ascii="Times New Roman" w:eastAsia="標楷體" w:hAnsi="Times New Roman" w:cs="Times New Roman"/>
          <w:szCs w:val="24"/>
        </w:rPr>
        <w:t>等人工智能系統已被應用於對科學和工程中的各種具有挑戰性的問題進行建模。而</w:t>
      </w:r>
      <w:r w:rsidRPr="00C01C39">
        <w:rPr>
          <w:rFonts w:ascii="Times New Roman" w:eastAsia="標楷體" w:hAnsi="Times New Roman" w:cs="Times New Roman"/>
          <w:szCs w:val="24"/>
        </w:rPr>
        <w:t>ANN</w:t>
      </w:r>
      <w:r w:rsidRPr="00C01C39">
        <w:rPr>
          <w:rFonts w:ascii="Times New Roman" w:eastAsia="標楷體" w:hAnsi="Times New Roman" w:cs="Times New Roman"/>
          <w:szCs w:val="24"/>
        </w:rPr>
        <w:t>在破產預測方面表現出比判別分析和邏輯回歸等傳統統計方法更好的性能。信用評等過程的調查表明，由於金融和其他輸入</w:t>
      </w:r>
      <w:proofErr w:type="gramStart"/>
      <w:r w:rsidRPr="00C01C39">
        <w:rPr>
          <w:rFonts w:ascii="Times New Roman" w:eastAsia="標楷體" w:hAnsi="Times New Roman" w:cs="Times New Roman"/>
          <w:szCs w:val="24"/>
        </w:rPr>
        <w:t>的變量之間</w:t>
      </w:r>
      <w:proofErr w:type="gramEnd"/>
      <w:r w:rsidRPr="00C01C39">
        <w:rPr>
          <w:rFonts w:ascii="Times New Roman" w:eastAsia="標楷體" w:hAnsi="Times New Roman" w:cs="Times New Roman"/>
          <w:szCs w:val="24"/>
        </w:rPr>
        <w:t>存在著複雜的關係，因此</w:t>
      </w:r>
      <w:r w:rsidRPr="00C01C39">
        <w:rPr>
          <w:rFonts w:ascii="Times New Roman" w:eastAsia="標楷體" w:hAnsi="Times New Roman" w:cs="Times New Roman"/>
          <w:szCs w:val="24"/>
        </w:rPr>
        <w:t xml:space="preserve"> ANN </w:t>
      </w:r>
      <w:r w:rsidRPr="00C01C39">
        <w:rPr>
          <w:rFonts w:ascii="Times New Roman" w:eastAsia="標楷體" w:hAnsi="Times New Roman" w:cs="Times New Roman"/>
          <w:szCs w:val="24"/>
        </w:rPr>
        <w:t>比統計方法具有更好的預測能力。破產預測、信用風險評估和證券市場應用是</w:t>
      </w:r>
      <w:r w:rsidRPr="00C01C39">
        <w:rPr>
          <w:rFonts w:ascii="Times New Roman" w:eastAsia="標楷體" w:hAnsi="Times New Roman" w:cs="Times New Roman"/>
          <w:szCs w:val="24"/>
        </w:rPr>
        <w:t xml:space="preserve"> ANN </w:t>
      </w:r>
      <w:r w:rsidRPr="00C01C39">
        <w:rPr>
          <w:rFonts w:ascii="Times New Roman" w:eastAsia="標楷體" w:hAnsi="Times New Roman" w:cs="Times New Roman"/>
          <w:szCs w:val="24"/>
        </w:rPr>
        <w:t>被廣泛應用的其他經濟領域。</w:t>
      </w:r>
    </w:p>
    <w:p w14:paraId="5CB8E5D1" w14:textId="77777777" w:rsidR="00AA664D" w:rsidRPr="00C01C39" w:rsidRDefault="00AA664D" w:rsidP="009F55C2">
      <w:pPr>
        <w:jc w:val="both"/>
        <w:rPr>
          <w:rFonts w:ascii="Times New Roman" w:eastAsia="標楷體" w:hAnsi="Times New Roman" w:cs="Times New Roman"/>
          <w:szCs w:val="24"/>
        </w:rPr>
      </w:pPr>
    </w:p>
    <w:p w14:paraId="0D11A009" w14:textId="28128C49" w:rsidR="006818D2" w:rsidRPr="00C01C39" w:rsidRDefault="006818D2" w:rsidP="00B26AC6">
      <w:pPr>
        <w:jc w:val="both"/>
        <w:outlineLvl w:val="1"/>
        <w:rPr>
          <w:rFonts w:ascii="Times New Roman" w:eastAsia="標楷體" w:hAnsi="Times New Roman" w:cs="Times New Roman"/>
          <w:b/>
          <w:bCs/>
          <w:szCs w:val="24"/>
        </w:rPr>
      </w:pPr>
      <w:bookmarkStart w:id="7" w:name="_Toc92118224"/>
      <w:r w:rsidRPr="00C01C39">
        <w:rPr>
          <w:rFonts w:ascii="Times New Roman" w:eastAsia="標楷體" w:hAnsi="Times New Roman" w:cs="Times New Roman"/>
          <w:b/>
          <w:bCs/>
          <w:szCs w:val="24"/>
        </w:rPr>
        <w:t xml:space="preserve">1.2 </w:t>
      </w:r>
      <w:r w:rsidRPr="00C01C39">
        <w:rPr>
          <w:rFonts w:ascii="Times New Roman" w:eastAsia="標楷體" w:hAnsi="Times New Roman" w:cs="Times New Roman"/>
          <w:b/>
          <w:bCs/>
          <w:szCs w:val="24"/>
        </w:rPr>
        <w:t>研究目的</w:t>
      </w:r>
      <w:bookmarkEnd w:id="7"/>
    </w:p>
    <w:p w14:paraId="2F74DA7E" w14:textId="77777777" w:rsidR="00124723" w:rsidRPr="00124723" w:rsidRDefault="00124723" w:rsidP="00124723">
      <w:pPr>
        <w:ind w:firstLine="480"/>
        <w:jc w:val="both"/>
        <w:rPr>
          <w:rFonts w:ascii="Times New Roman" w:eastAsia="標楷體" w:hAnsi="Times New Roman" w:cs="Times New Roman"/>
          <w:szCs w:val="24"/>
        </w:rPr>
      </w:pPr>
      <w:r w:rsidRPr="00124723">
        <w:rPr>
          <w:rFonts w:ascii="Times New Roman" w:eastAsia="標楷體" w:hAnsi="Times New Roman" w:cs="Times New Roman"/>
          <w:szCs w:val="24"/>
        </w:rPr>
        <w:t>歷史上股災不斷在發生，人類也不斷在重複著歷史，但以人的本性很容易產生投機的羊群效應，容易跟隨眾人追高行情，導致股價與實際企業價值偏離太遠，最後造成股市崩盤。我們無法預測股災何時來臨，但我們能做的就是避開風險，並學會如何預測股市走向和波動。本研究的目的是為了調查</w:t>
      </w:r>
      <w:r w:rsidRPr="00124723">
        <w:rPr>
          <w:rFonts w:ascii="Times New Roman" w:eastAsia="標楷體" w:hAnsi="Times New Roman" w:cs="Times New Roman"/>
          <w:szCs w:val="24"/>
        </w:rPr>
        <w:t xml:space="preserve"> ANN </w:t>
      </w:r>
      <w:r w:rsidRPr="00124723">
        <w:rPr>
          <w:rFonts w:ascii="Times New Roman" w:eastAsia="標楷體" w:hAnsi="Times New Roman" w:cs="Times New Roman"/>
          <w:szCs w:val="24"/>
        </w:rPr>
        <w:t>在預測每日那斯達克股票匯率方面的能力。利用不同的</w:t>
      </w:r>
      <w:r w:rsidRPr="00124723">
        <w:rPr>
          <w:rFonts w:ascii="Times New Roman" w:eastAsia="標楷體" w:hAnsi="Times New Roman" w:cs="Times New Roman"/>
          <w:szCs w:val="24"/>
        </w:rPr>
        <w:t>training function</w:t>
      </w:r>
      <w:r w:rsidRPr="00124723">
        <w:rPr>
          <w:rFonts w:ascii="Times New Roman" w:eastAsia="標楷體" w:hAnsi="Times New Roman" w:cs="Times New Roman"/>
          <w:szCs w:val="24"/>
        </w:rPr>
        <w:t>和</w:t>
      </w:r>
      <w:r w:rsidRPr="00124723">
        <w:rPr>
          <w:rFonts w:ascii="Times New Roman" w:eastAsia="標楷體" w:hAnsi="Times New Roman" w:cs="Times New Roman"/>
          <w:szCs w:val="24"/>
        </w:rPr>
        <w:t>transfer function</w:t>
      </w:r>
      <w:r w:rsidRPr="00124723">
        <w:rPr>
          <w:rFonts w:ascii="Times New Roman" w:eastAsia="標楷體" w:hAnsi="Times New Roman" w:cs="Times New Roman"/>
          <w:szCs w:val="24"/>
        </w:rPr>
        <w:t>彼此的配合，從中找出最佳的預測能力解。</w:t>
      </w:r>
    </w:p>
    <w:p w14:paraId="341E518D" w14:textId="58E8EB9E" w:rsidR="005F3BC8" w:rsidRPr="00C01C39" w:rsidRDefault="005F3BC8" w:rsidP="006A2CFF">
      <w:pPr>
        <w:widowControl/>
        <w:rPr>
          <w:rFonts w:ascii="Times New Roman" w:eastAsia="標楷體" w:hAnsi="Times New Roman" w:cs="Times New Roman"/>
          <w:szCs w:val="24"/>
        </w:rPr>
      </w:pPr>
    </w:p>
    <w:p w14:paraId="10FEACE6" w14:textId="77777777" w:rsidR="00BB4290" w:rsidRPr="00C01C39" w:rsidRDefault="00BB4290">
      <w:pPr>
        <w:widowControl/>
        <w:rPr>
          <w:rFonts w:ascii="Times New Roman" w:eastAsia="標楷體" w:hAnsi="Times New Roman" w:cs="Times New Roman"/>
          <w:b/>
          <w:bCs/>
          <w:sz w:val="36"/>
          <w:szCs w:val="36"/>
        </w:rPr>
      </w:pPr>
      <w:r w:rsidRPr="00C01C39">
        <w:rPr>
          <w:rFonts w:ascii="Times New Roman" w:eastAsia="標楷體" w:hAnsi="Times New Roman" w:cs="Times New Roman"/>
          <w:b/>
          <w:bCs/>
          <w:sz w:val="36"/>
          <w:szCs w:val="36"/>
        </w:rPr>
        <w:br w:type="page"/>
      </w:r>
    </w:p>
    <w:p w14:paraId="41B211F3" w14:textId="0B564B38" w:rsidR="006D6E78" w:rsidRPr="00C01C39" w:rsidRDefault="007526A2" w:rsidP="0061679E">
      <w:pPr>
        <w:jc w:val="center"/>
        <w:outlineLvl w:val="0"/>
        <w:rPr>
          <w:rFonts w:ascii="Times New Roman" w:eastAsia="標楷體" w:hAnsi="Times New Roman" w:cs="Times New Roman"/>
          <w:b/>
          <w:bCs/>
          <w:sz w:val="36"/>
          <w:szCs w:val="36"/>
        </w:rPr>
      </w:pPr>
      <w:bookmarkStart w:id="8" w:name="_Toc92118225"/>
      <w:r w:rsidRPr="00C01C39">
        <w:rPr>
          <w:rFonts w:ascii="Times New Roman" w:eastAsia="標楷體" w:hAnsi="Times New Roman" w:cs="Times New Roman"/>
          <w:b/>
          <w:bCs/>
          <w:sz w:val="36"/>
          <w:szCs w:val="36"/>
        </w:rPr>
        <w:lastRenderedPageBreak/>
        <w:t>第二章</w:t>
      </w:r>
      <w:r w:rsidRPr="00C01C39">
        <w:rPr>
          <w:rFonts w:ascii="Times New Roman" w:eastAsia="標楷體" w:hAnsi="Times New Roman" w:cs="Times New Roman"/>
          <w:b/>
          <w:bCs/>
          <w:sz w:val="36"/>
          <w:szCs w:val="36"/>
        </w:rPr>
        <w:t xml:space="preserve"> </w:t>
      </w:r>
      <w:r w:rsidR="00536326" w:rsidRPr="00C01C39">
        <w:rPr>
          <w:rFonts w:ascii="Times New Roman" w:eastAsia="標楷體" w:hAnsi="Times New Roman" w:cs="Times New Roman"/>
          <w:b/>
          <w:bCs/>
          <w:sz w:val="36"/>
          <w:szCs w:val="36"/>
        </w:rPr>
        <w:t>文獻回顧</w:t>
      </w:r>
      <w:bookmarkEnd w:id="8"/>
    </w:p>
    <w:bookmarkEnd w:id="3"/>
    <w:p w14:paraId="039EE217" w14:textId="11CEEB91" w:rsidR="00A93671" w:rsidRPr="00C01C39" w:rsidRDefault="00A93671" w:rsidP="00A93671">
      <w:pPr>
        <w:ind w:firstLine="480"/>
        <w:jc w:val="both"/>
        <w:rPr>
          <w:rFonts w:ascii="Times New Roman" w:eastAsia="標楷體" w:hAnsi="Times New Roman" w:cs="Times New Roman"/>
          <w:szCs w:val="24"/>
        </w:rPr>
      </w:pPr>
      <w:proofErr w:type="spellStart"/>
      <w:r w:rsidRPr="00C01C39">
        <w:rPr>
          <w:rFonts w:ascii="Times New Roman" w:eastAsia="標楷體" w:hAnsi="Times New Roman" w:cs="Times New Roman"/>
          <w:szCs w:val="24"/>
        </w:rPr>
        <w:t>Guresen</w:t>
      </w:r>
      <w:proofErr w:type="spellEnd"/>
      <w:r w:rsidRPr="00C01C39">
        <w:rPr>
          <w:rFonts w:ascii="Times New Roman" w:eastAsia="標楷體" w:hAnsi="Times New Roman" w:cs="Times New Roman"/>
          <w:szCs w:val="24"/>
        </w:rPr>
        <w:t>、</w:t>
      </w:r>
      <w:proofErr w:type="spellStart"/>
      <w:r w:rsidRPr="00C01C39">
        <w:rPr>
          <w:rFonts w:ascii="Times New Roman" w:eastAsia="標楷體" w:hAnsi="Times New Roman" w:cs="Times New Roman"/>
          <w:szCs w:val="24"/>
        </w:rPr>
        <w:t>Kayakutlu</w:t>
      </w:r>
      <w:proofErr w:type="spellEnd"/>
      <w:r w:rsidRPr="00C01C39">
        <w:rPr>
          <w:rFonts w:ascii="Times New Roman" w:eastAsia="標楷體" w:hAnsi="Times New Roman" w:cs="Times New Roman"/>
          <w:szCs w:val="24"/>
        </w:rPr>
        <w:t>和</w:t>
      </w:r>
      <w:proofErr w:type="spellStart"/>
      <w:r w:rsidRPr="00C01C39">
        <w:rPr>
          <w:rFonts w:ascii="Times New Roman" w:eastAsia="標楷體" w:hAnsi="Times New Roman" w:cs="Times New Roman"/>
          <w:szCs w:val="24"/>
        </w:rPr>
        <w:t>Daim</w:t>
      </w:r>
      <w:proofErr w:type="spellEnd"/>
      <w:r w:rsidRPr="00C01C39">
        <w:rPr>
          <w:rFonts w:ascii="Times New Roman" w:eastAsia="標楷體" w:hAnsi="Times New Roman" w:cs="Times New Roman"/>
          <w:szCs w:val="24"/>
        </w:rPr>
        <w:t>（</w:t>
      </w:r>
      <w:r w:rsidRPr="00C01C39">
        <w:rPr>
          <w:rFonts w:ascii="Times New Roman" w:eastAsia="標楷體" w:hAnsi="Times New Roman" w:cs="Times New Roman"/>
          <w:szCs w:val="24"/>
        </w:rPr>
        <w:t>2011</w:t>
      </w:r>
      <w:r w:rsidRPr="00C01C39">
        <w:rPr>
          <w:rFonts w:ascii="Times New Roman" w:eastAsia="標楷體" w:hAnsi="Times New Roman" w:cs="Times New Roman"/>
          <w:szCs w:val="24"/>
        </w:rPr>
        <w:t>年）研究了多層感知器</w:t>
      </w:r>
      <w:r w:rsidRPr="00C01C39">
        <w:rPr>
          <w:rFonts w:ascii="Times New Roman" w:eastAsia="標楷體" w:hAnsi="Times New Roman" w:cs="Times New Roman"/>
          <w:szCs w:val="24"/>
        </w:rPr>
        <w:t xml:space="preserve"> (MLP)</w:t>
      </w:r>
      <w:r w:rsidRPr="00C01C39">
        <w:rPr>
          <w:rFonts w:ascii="Times New Roman" w:eastAsia="標楷體" w:hAnsi="Times New Roman" w:cs="Times New Roman"/>
          <w:szCs w:val="24"/>
        </w:rPr>
        <w:t>、動態</w:t>
      </w:r>
      <w:r w:rsidRPr="00C01C39">
        <w:rPr>
          <w:rFonts w:ascii="Times New Roman" w:eastAsia="標楷體" w:hAnsi="Times New Roman" w:cs="Times New Roman"/>
          <w:szCs w:val="24"/>
        </w:rPr>
        <w:t xml:space="preserve"> ANN </w:t>
      </w:r>
      <w:r w:rsidRPr="00C01C39">
        <w:rPr>
          <w:rFonts w:ascii="Times New Roman" w:eastAsia="標楷體" w:hAnsi="Times New Roman" w:cs="Times New Roman"/>
          <w:szCs w:val="24"/>
        </w:rPr>
        <w:t>和混合</w:t>
      </w:r>
      <w:r w:rsidRPr="00C01C39">
        <w:rPr>
          <w:rFonts w:ascii="Times New Roman" w:eastAsia="標楷體" w:hAnsi="Times New Roman" w:cs="Times New Roman"/>
          <w:szCs w:val="24"/>
        </w:rPr>
        <w:t>ANN</w:t>
      </w:r>
      <w:r w:rsidRPr="00C01C39">
        <w:rPr>
          <w:rFonts w:ascii="Times New Roman" w:eastAsia="標楷體" w:hAnsi="Times New Roman" w:cs="Times New Roman"/>
          <w:szCs w:val="24"/>
        </w:rPr>
        <w:t>模型在預測市場價值方面的能力。</w:t>
      </w:r>
      <w:r w:rsidRPr="00C01C39">
        <w:rPr>
          <w:rFonts w:ascii="Times New Roman" w:eastAsia="標楷體" w:hAnsi="Times New Roman" w:cs="Times New Roman"/>
          <w:szCs w:val="24"/>
        </w:rPr>
        <w:t>Chen</w:t>
      </w:r>
      <w:r w:rsidRPr="00C01C39">
        <w:rPr>
          <w:rFonts w:ascii="Times New Roman" w:eastAsia="標楷體" w:hAnsi="Times New Roman" w:cs="Times New Roman"/>
          <w:szCs w:val="24"/>
        </w:rPr>
        <w:t>、</w:t>
      </w:r>
      <w:r w:rsidRPr="00C01C39">
        <w:rPr>
          <w:rFonts w:ascii="Times New Roman" w:eastAsia="標楷體" w:hAnsi="Times New Roman" w:cs="Times New Roman"/>
          <w:szCs w:val="24"/>
        </w:rPr>
        <w:t>Leung</w:t>
      </w:r>
      <w:r w:rsidRPr="00C01C39">
        <w:rPr>
          <w:rFonts w:ascii="Times New Roman" w:eastAsia="標楷體" w:hAnsi="Times New Roman" w:cs="Times New Roman"/>
          <w:szCs w:val="24"/>
        </w:rPr>
        <w:t>和</w:t>
      </w:r>
      <w:proofErr w:type="spellStart"/>
      <w:r w:rsidRPr="00C01C39">
        <w:rPr>
          <w:rFonts w:ascii="Times New Roman" w:eastAsia="標楷體" w:hAnsi="Times New Roman" w:cs="Times New Roman"/>
          <w:szCs w:val="24"/>
        </w:rPr>
        <w:t>Daouk</w:t>
      </w:r>
      <w:proofErr w:type="spellEnd"/>
      <w:r w:rsidRPr="00C01C39">
        <w:rPr>
          <w:rFonts w:ascii="Times New Roman" w:eastAsia="標楷體" w:hAnsi="Times New Roman" w:cs="Times New Roman"/>
          <w:szCs w:val="24"/>
        </w:rPr>
        <w:t xml:space="preserve"> (2003)</w:t>
      </w:r>
      <w:r w:rsidRPr="00C01C39">
        <w:rPr>
          <w:rFonts w:ascii="Times New Roman" w:eastAsia="標楷體" w:hAnsi="Times New Roman" w:cs="Times New Roman"/>
          <w:szCs w:val="24"/>
        </w:rPr>
        <w:t>使用概率神經網絡</w:t>
      </w:r>
      <w:r w:rsidRPr="00C01C39">
        <w:rPr>
          <w:rFonts w:ascii="Times New Roman" w:eastAsia="標楷體" w:hAnsi="Times New Roman" w:cs="Times New Roman"/>
          <w:szCs w:val="24"/>
        </w:rPr>
        <w:t>(PNN)</w:t>
      </w:r>
      <w:r w:rsidRPr="00C01C39">
        <w:rPr>
          <w:rFonts w:ascii="Times New Roman" w:eastAsia="標楷體" w:hAnsi="Times New Roman" w:cs="Times New Roman"/>
          <w:szCs w:val="24"/>
        </w:rPr>
        <w:t>來預測台灣股票指數回報的方向。在他們的研究中，</w:t>
      </w:r>
      <w:r w:rsidRPr="00C01C39">
        <w:rPr>
          <w:rFonts w:ascii="Times New Roman" w:eastAsia="標楷體" w:hAnsi="Times New Roman" w:cs="Times New Roman"/>
          <w:szCs w:val="24"/>
        </w:rPr>
        <w:t>PNN</w:t>
      </w:r>
      <w:r w:rsidRPr="00C01C39">
        <w:rPr>
          <w:rFonts w:ascii="Times New Roman" w:eastAsia="標楷體" w:hAnsi="Times New Roman" w:cs="Times New Roman"/>
          <w:szCs w:val="24"/>
        </w:rPr>
        <w:t>在股票指數方面比廣義</w:t>
      </w:r>
      <w:proofErr w:type="gramStart"/>
      <w:r w:rsidRPr="00C01C39">
        <w:rPr>
          <w:rFonts w:ascii="Times New Roman" w:eastAsia="標楷體" w:hAnsi="Times New Roman" w:cs="Times New Roman"/>
          <w:szCs w:val="24"/>
        </w:rPr>
        <w:t>矩</w:t>
      </w:r>
      <w:proofErr w:type="gramEnd"/>
      <w:r w:rsidRPr="00C01C39">
        <w:rPr>
          <w:rFonts w:ascii="Times New Roman" w:eastAsia="標楷體" w:hAnsi="Times New Roman" w:cs="Times New Roman"/>
          <w:szCs w:val="24"/>
        </w:rPr>
        <w:t>卡爾</w:t>
      </w:r>
      <w:proofErr w:type="gramStart"/>
      <w:r w:rsidRPr="00C01C39">
        <w:rPr>
          <w:rFonts w:ascii="Times New Roman" w:eastAsia="標楷體" w:hAnsi="Times New Roman" w:cs="Times New Roman"/>
          <w:szCs w:val="24"/>
        </w:rPr>
        <w:t>曼</w:t>
      </w:r>
      <w:proofErr w:type="gramEnd"/>
      <w:r w:rsidRPr="00C01C39">
        <w:rPr>
          <w:rFonts w:ascii="Times New Roman" w:eastAsia="標楷體" w:hAnsi="Times New Roman" w:cs="Times New Roman"/>
          <w:szCs w:val="24"/>
        </w:rPr>
        <w:t>濾波器和隨機遊走預測模型具有更高的性能。</w:t>
      </w:r>
      <w:r w:rsidRPr="00C01C39">
        <w:rPr>
          <w:rFonts w:ascii="Times New Roman" w:eastAsia="標楷體" w:hAnsi="Times New Roman" w:cs="Times New Roman"/>
          <w:szCs w:val="24"/>
        </w:rPr>
        <w:t xml:space="preserve"> </w:t>
      </w:r>
      <w:proofErr w:type="spellStart"/>
      <w:r w:rsidRPr="00C01C39">
        <w:rPr>
          <w:rFonts w:ascii="Times New Roman" w:eastAsia="標楷體" w:hAnsi="Times New Roman" w:cs="Times New Roman"/>
          <w:szCs w:val="24"/>
        </w:rPr>
        <w:t>Kuo</w:t>
      </w:r>
      <w:proofErr w:type="spellEnd"/>
      <w:r w:rsidRPr="00C01C39">
        <w:rPr>
          <w:rFonts w:ascii="Times New Roman" w:eastAsia="標楷體" w:hAnsi="Times New Roman" w:cs="Times New Roman"/>
          <w:szCs w:val="24"/>
        </w:rPr>
        <w:t>、</w:t>
      </w:r>
      <w:r w:rsidRPr="00C01C39">
        <w:rPr>
          <w:rFonts w:ascii="Times New Roman" w:eastAsia="標楷體" w:hAnsi="Times New Roman" w:cs="Times New Roman"/>
          <w:szCs w:val="24"/>
        </w:rPr>
        <w:t>Chen</w:t>
      </w:r>
      <w:r w:rsidRPr="00C01C39">
        <w:rPr>
          <w:rFonts w:ascii="Times New Roman" w:eastAsia="標楷體" w:hAnsi="Times New Roman" w:cs="Times New Roman"/>
          <w:szCs w:val="24"/>
        </w:rPr>
        <w:t>和</w:t>
      </w:r>
      <w:r w:rsidRPr="00C01C39">
        <w:rPr>
          <w:rFonts w:ascii="Times New Roman" w:eastAsia="標楷體" w:hAnsi="Times New Roman" w:cs="Times New Roman"/>
          <w:szCs w:val="24"/>
        </w:rPr>
        <w:t>Hwang (2001)</w:t>
      </w:r>
      <w:r w:rsidRPr="00C01C39">
        <w:rPr>
          <w:rFonts w:ascii="Times New Roman" w:eastAsia="標楷體" w:hAnsi="Times New Roman" w:cs="Times New Roman"/>
          <w:szCs w:val="24"/>
        </w:rPr>
        <w:t>通過結合基於基因演算法的模糊神經網絡</w:t>
      </w:r>
      <w:r w:rsidRPr="00C01C39">
        <w:rPr>
          <w:rFonts w:ascii="Times New Roman" w:eastAsia="標楷體" w:hAnsi="Times New Roman" w:cs="Times New Roman"/>
          <w:szCs w:val="24"/>
        </w:rPr>
        <w:t>(GFNN)</w:t>
      </w:r>
      <w:r w:rsidRPr="00C01C39">
        <w:rPr>
          <w:rFonts w:ascii="Times New Roman" w:eastAsia="標楷體" w:hAnsi="Times New Roman" w:cs="Times New Roman"/>
          <w:szCs w:val="24"/>
        </w:rPr>
        <w:t>開發了決策支援系統和股票市場</w:t>
      </w:r>
      <w:r w:rsidRPr="00C01C39">
        <w:rPr>
          <w:rFonts w:ascii="Times New Roman" w:eastAsia="標楷體" w:hAnsi="Times New Roman" w:cs="Times New Roman"/>
          <w:szCs w:val="24"/>
        </w:rPr>
        <w:t>ANN</w:t>
      </w:r>
      <w:r w:rsidRPr="00C01C39">
        <w:rPr>
          <w:rFonts w:ascii="Times New Roman" w:eastAsia="標楷體" w:hAnsi="Times New Roman" w:cs="Times New Roman"/>
          <w:szCs w:val="24"/>
        </w:rPr>
        <w:t>。使用台灣股票市場的數據對所提出的系統進行了評估。</w:t>
      </w:r>
      <w:proofErr w:type="spellStart"/>
      <w:r w:rsidRPr="00C01C39">
        <w:rPr>
          <w:rFonts w:ascii="Times New Roman" w:eastAsia="標楷體" w:hAnsi="Times New Roman" w:cs="Times New Roman"/>
          <w:szCs w:val="24"/>
        </w:rPr>
        <w:t>Qiu</w:t>
      </w:r>
      <w:proofErr w:type="spellEnd"/>
      <w:r w:rsidRPr="00C01C39">
        <w:rPr>
          <w:rFonts w:ascii="Times New Roman" w:eastAsia="標楷體" w:hAnsi="Times New Roman" w:cs="Times New Roman"/>
          <w:szCs w:val="24"/>
        </w:rPr>
        <w:t>、</w:t>
      </w:r>
      <w:r w:rsidRPr="00C01C39">
        <w:rPr>
          <w:rFonts w:ascii="Times New Roman" w:eastAsia="標楷體" w:hAnsi="Times New Roman" w:cs="Times New Roman"/>
          <w:szCs w:val="24"/>
        </w:rPr>
        <w:t>Liu</w:t>
      </w:r>
      <w:r w:rsidRPr="00C01C39">
        <w:rPr>
          <w:rFonts w:ascii="Times New Roman" w:eastAsia="標楷體" w:hAnsi="Times New Roman" w:cs="Times New Roman"/>
          <w:szCs w:val="24"/>
        </w:rPr>
        <w:t>和</w:t>
      </w:r>
      <w:r w:rsidRPr="00C01C39">
        <w:rPr>
          <w:rFonts w:ascii="Times New Roman" w:eastAsia="標楷體" w:hAnsi="Times New Roman" w:cs="Times New Roman"/>
          <w:szCs w:val="24"/>
        </w:rPr>
        <w:t>Wang(2012)</w:t>
      </w:r>
      <w:r w:rsidRPr="00C01C39">
        <w:rPr>
          <w:rFonts w:ascii="Times New Roman" w:eastAsia="標楷體" w:hAnsi="Times New Roman" w:cs="Times New Roman"/>
          <w:szCs w:val="24"/>
        </w:rPr>
        <w:t>基於模糊時間序列和</w:t>
      </w:r>
      <w:r w:rsidRPr="00C01C39">
        <w:rPr>
          <w:rFonts w:ascii="Times New Roman" w:eastAsia="標楷體" w:hAnsi="Times New Roman" w:cs="Times New Roman"/>
          <w:szCs w:val="24"/>
        </w:rPr>
        <w:t>C-</w:t>
      </w:r>
      <w:r w:rsidRPr="00C01C39">
        <w:rPr>
          <w:rFonts w:ascii="Times New Roman" w:eastAsia="標楷體" w:hAnsi="Times New Roman" w:cs="Times New Roman"/>
          <w:szCs w:val="24"/>
        </w:rPr>
        <w:t>模糊決策樹開發了一種新的預測模型來預測上海綜合指數的股票指數。</w:t>
      </w:r>
      <w:proofErr w:type="spellStart"/>
      <w:r w:rsidRPr="00C01C39">
        <w:rPr>
          <w:rFonts w:ascii="Times New Roman" w:eastAsia="標楷體" w:hAnsi="Times New Roman" w:cs="Times New Roman"/>
          <w:szCs w:val="24"/>
        </w:rPr>
        <w:t>Atsalakis</w:t>
      </w:r>
      <w:proofErr w:type="spellEnd"/>
      <w:r w:rsidRPr="00C01C39">
        <w:rPr>
          <w:rFonts w:ascii="Times New Roman" w:eastAsia="標楷體" w:hAnsi="Times New Roman" w:cs="Times New Roman"/>
          <w:szCs w:val="24"/>
        </w:rPr>
        <w:t>和</w:t>
      </w:r>
      <w:proofErr w:type="spellStart"/>
      <w:r w:rsidRPr="00C01C39">
        <w:rPr>
          <w:rFonts w:ascii="Times New Roman" w:eastAsia="標楷體" w:hAnsi="Times New Roman" w:cs="Times New Roman"/>
          <w:szCs w:val="24"/>
        </w:rPr>
        <w:t>Valavanis</w:t>
      </w:r>
      <w:proofErr w:type="spellEnd"/>
      <w:r w:rsidRPr="00C01C39">
        <w:rPr>
          <w:rFonts w:ascii="Times New Roman" w:eastAsia="標楷體" w:hAnsi="Times New Roman" w:cs="Times New Roman"/>
          <w:szCs w:val="24"/>
        </w:rPr>
        <w:t>(2009)</w:t>
      </w:r>
      <w:r w:rsidRPr="00C01C39">
        <w:rPr>
          <w:rFonts w:ascii="Times New Roman" w:eastAsia="標楷體" w:hAnsi="Times New Roman" w:cs="Times New Roman"/>
          <w:szCs w:val="24"/>
        </w:rPr>
        <w:t>開發了一種自適應神經模糊推理控制器來預測第二天的股價趨勢。他們</w:t>
      </w:r>
      <w:r w:rsidR="00A128F6" w:rsidRPr="00C01C39">
        <w:rPr>
          <w:rFonts w:ascii="Times New Roman" w:eastAsia="標楷體" w:hAnsi="Times New Roman" w:cs="Times New Roman"/>
          <w:szCs w:val="24"/>
        </w:rPr>
        <w:t>研究</w:t>
      </w:r>
      <w:r w:rsidRPr="00C01C39">
        <w:rPr>
          <w:rFonts w:ascii="Times New Roman" w:eastAsia="標楷體" w:hAnsi="Times New Roman" w:cs="Times New Roman"/>
          <w:szCs w:val="24"/>
        </w:rPr>
        <w:t>了</w:t>
      </w:r>
      <w:r w:rsidRPr="00C01C39">
        <w:rPr>
          <w:rFonts w:ascii="Times New Roman" w:eastAsia="標楷體" w:hAnsi="Times New Roman" w:cs="Times New Roman"/>
          <w:szCs w:val="24"/>
        </w:rPr>
        <w:t xml:space="preserve"> ANFIS</w:t>
      </w:r>
      <w:r w:rsidRPr="00C01C39">
        <w:rPr>
          <w:rFonts w:ascii="Times New Roman" w:eastAsia="標楷體" w:hAnsi="Times New Roman" w:cs="Times New Roman"/>
          <w:szCs w:val="24"/>
        </w:rPr>
        <w:t>在預測股票指數方面的潛在能力。</w:t>
      </w:r>
    </w:p>
    <w:p w14:paraId="4A2FDE9C" w14:textId="77777777" w:rsidR="006339A8" w:rsidRPr="00C01C39" w:rsidRDefault="006339A8" w:rsidP="00A93671">
      <w:pPr>
        <w:ind w:firstLine="480"/>
        <w:jc w:val="both"/>
        <w:rPr>
          <w:rFonts w:ascii="Times New Roman" w:eastAsia="標楷體" w:hAnsi="Times New Roman" w:cs="Times New Roman"/>
          <w:szCs w:val="24"/>
        </w:rPr>
      </w:pPr>
    </w:p>
    <w:p w14:paraId="3AA8494F" w14:textId="6915947A" w:rsidR="00546CDB" w:rsidRPr="00C01C39" w:rsidRDefault="00546CDB" w:rsidP="009F55C2">
      <w:pPr>
        <w:jc w:val="both"/>
        <w:outlineLvl w:val="1"/>
        <w:rPr>
          <w:rFonts w:ascii="Times New Roman" w:eastAsia="標楷體" w:hAnsi="Times New Roman" w:cs="Times New Roman"/>
          <w:b/>
          <w:bCs/>
          <w:szCs w:val="24"/>
        </w:rPr>
      </w:pPr>
      <w:bookmarkStart w:id="9" w:name="_Toc92118226"/>
      <w:r w:rsidRPr="00C01C39">
        <w:rPr>
          <w:rFonts w:ascii="Times New Roman" w:eastAsia="標楷體" w:hAnsi="Times New Roman" w:cs="Times New Roman"/>
          <w:b/>
          <w:bCs/>
          <w:szCs w:val="24"/>
        </w:rPr>
        <w:t xml:space="preserve">2.1 </w:t>
      </w:r>
      <w:r w:rsidR="009351D4" w:rsidRPr="00C01C39">
        <w:rPr>
          <w:rFonts w:ascii="Times New Roman" w:eastAsia="標楷體" w:hAnsi="Times New Roman" w:cs="Times New Roman"/>
          <w:b/>
          <w:bCs/>
          <w:szCs w:val="24"/>
        </w:rPr>
        <w:t xml:space="preserve"> </w:t>
      </w:r>
      <w:r w:rsidR="00C0490E" w:rsidRPr="00C01C39">
        <w:rPr>
          <w:rFonts w:ascii="Times New Roman" w:eastAsia="標楷體" w:hAnsi="Times New Roman" w:cs="Times New Roman"/>
          <w:b/>
          <w:bCs/>
          <w:szCs w:val="24"/>
        </w:rPr>
        <w:t>Levenberg</w:t>
      </w:r>
      <w:proofErr w:type="gramStart"/>
      <w:r w:rsidR="00C0490E" w:rsidRPr="00C01C39">
        <w:rPr>
          <w:rFonts w:ascii="Times New Roman" w:eastAsia="標楷體" w:hAnsi="Times New Roman" w:cs="Times New Roman"/>
          <w:b/>
          <w:bCs/>
          <w:szCs w:val="24"/>
        </w:rPr>
        <w:t>–</w:t>
      </w:r>
      <w:proofErr w:type="gramEnd"/>
      <w:r w:rsidR="00C0490E" w:rsidRPr="00C01C39">
        <w:rPr>
          <w:rFonts w:ascii="Times New Roman" w:eastAsia="標楷體" w:hAnsi="Times New Roman" w:cs="Times New Roman"/>
          <w:b/>
          <w:bCs/>
          <w:szCs w:val="24"/>
        </w:rPr>
        <w:t>Marquardt</w:t>
      </w:r>
      <w:r w:rsidR="001D4FCC" w:rsidRPr="00C01C39">
        <w:rPr>
          <w:rFonts w:ascii="Times New Roman" w:eastAsia="標楷體" w:hAnsi="Times New Roman" w:cs="Times New Roman"/>
          <w:b/>
          <w:bCs/>
          <w:szCs w:val="24"/>
        </w:rPr>
        <w:t xml:space="preserve"> </w:t>
      </w:r>
      <w:r w:rsidR="007D48DF" w:rsidRPr="00C01C39">
        <w:rPr>
          <w:rFonts w:ascii="Times New Roman" w:eastAsia="標楷體" w:hAnsi="Times New Roman" w:cs="Times New Roman"/>
          <w:b/>
          <w:bCs/>
          <w:szCs w:val="24"/>
        </w:rPr>
        <w:t>萊文貝格－馬夸特</w:t>
      </w:r>
      <w:r w:rsidRPr="00C01C39">
        <w:rPr>
          <w:rFonts w:ascii="Times New Roman" w:eastAsia="標楷體" w:hAnsi="Times New Roman" w:cs="Times New Roman"/>
          <w:b/>
          <w:bCs/>
          <w:szCs w:val="24"/>
        </w:rPr>
        <w:t>（</w:t>
      </w:r>
      <w:r w:rsidR="00C0490E" w:rsidRPr="00C01C39">
        <w:rPr>
          <w:rFonts w:ascii="Times New Roman" w:eastAsia="標楷體" w:hAnsi="Times New Roman" w:cs="Times New Roman"/>
          <w:b/>
          <w:bCs/>
          <w:szCs w:val="24"/>
        </w:rPr>
        <w:t>LM</w:t>
      </w:r>
      <w:r w:rsidRPr="00C01C39">
        <w:rPr>
          <w:rFonts w:ascii="Times New Roman" w:eastAsia="標楷體" w:hAnsi="Times New Roman" w:cs="Times New Roman"/>
          <w:b/>
          <w:bCs/>
          <w:szCs w:val="24"/>
        </w:rPr>
        <w:t>）</w:t>
      </w:r>
      <w:bookmarkEnd w:id="9"/>
    </w:p>
    <w:p w14:paraId="5605363A" w14:textId="606F4E94" w:rsidR="00D91C3C" w:rsidRPr="00C01C39" w:rsidRDefault="008652F1" w:rsidP="00AE66AB">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為</w:t>
      </w:r>
      <w:proofErr w:type="gramStart"/>
      <w:r w:rsidR="00AE66AB" w:rsidRPr="00C01C39">
        <w:rPr>
          <w:rFonts w:ascii="Times New Roman" w:eastAsia="標楷體" w:hAnsi="Times New Roman" w:cs="Times New Roman"/>
          <w:szCs w:val="24"/>
        </w:rPr>
        <w:t>提供數非線性</w:t>
      </w:r>
      <w:proofErr w:type="gramEnd"/>
      <w:r w:rsidR="00AE66AB" w:rsidRPr="00C01C39">
        <w:rPr>
          <w:rFonts w:ascii="Times New Roman" w:eastAsia="標楷體" w:hAnsi="Times New Roman" w:cs="Times New Roman"/>
          <w:szCs w:val="24"/>
        </w:rPr>
        <w:t>最小化（局部最小）的數值解。此演算法能藉由執行時修改參數達到結合高斯</w:t>
      </w:r>
      <w:r w:rsidR="00AE66AB" w:rsidRPr="00C01C39">
        <w:rPr>
          <w:rFonts w:ascii="Times New Roman" w:eastAsia="標楷體" w:hAnsi="Times New Roman" w:cs="Times New Roman"/>
          <w:szCs w:val="24"/>
        </w:rPr>
        <w:t>-</w:t>
      </w:r>
      <w:r w:rsidR="00AE66AB" w:rsidRPr="00C01C39">
        <w:rPr>
          <w:rFonts w:ascii="Times New Roman" w:eastAsia="標楷體" w:hAnsi="Times New Roman" w:cs="Times New Roman"/>
          <w:szCs w:val="24"/>
        </w:rPr>
        <w:t>牛頓算法</w:t>
      </w:r>
      <w:proofErr w:type="gramStart"/>
      <w:r w:rsidR="00AE66AB" w:rsidRPr="00C01C39">
        <w:rPr>
          <w:rFonts w:ascii="Times New Roman" w:eastAsia="標楷體" w:hAnsi="Times New Roman" w:cs="Times New Roman"/>
          <w:szCs w:val="24"/>
        </w:rPr>
        <w:t>以及梯</w:t>
      </w:r>
      <w:proofErr w:type="gramEnd"/>
      <w:r w:rsidR="00AE66AB" w:rsidRPr="00C01C39">
        <w:rPr>
          <w:rFonts w:ascii="Times New Roman" w:eastAsia="標楷體" w:hAnsi="Times New Roman" w:cs="Times New Roman"/>
          <w:szCs w:val="24"/>
        </w:rPr>
        <w:t>度下降法的優點，並對兩者之不足作改善（比如高斯</w:t>
      </w:r>
      <w:r w:rsidR="00AE66AB" w:rsidRPr="00C01C39">
        <w:rPr>
          <w:rFonts w:ascii="Times New Roman" w:eastAsia="標楷體" w:hAnsi="Times New Roman" w:cs="Times New Roman"/>
          <w:szCs w:val="24"/>
        </w:rPr>
        <w:t>-</w:t>
      </w:r>
      <w:r w:rsidR="00AE66AB" w:rsidRPr="00C01C39">
        <w:rPr>
          <w:rFonts w:ascii="Times New Roman" w:eastAsia="標楷體" w:hAnsi="Times New Roman" w:cs="Times New Roman"/>
          <w:szCs w:val="24"/>
        </w:rPr>
        <w:t>牛頓算法之反矩陣不存在或是初始值離局部極小值太遠）。</w:t>
      </w:r>
    </w:p>
    <w:p w14:paraId="2926694C" w14:textId="5C587715" w:rsidR="00EF2D87" w:rsidRPr="00C01C39" w:rsidRDefault="00EF2D87" w:rsidP="00AE66AB">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問題描述：</w:t>
      </w:r>
    </w:p>
    <w:p w14:paraId="2D9537D0" w14:textId="19AC0B28" w:rsidR="000E6EC0" w:rsidRPr="00C01C39" w:rsidRDefault="000E6EC0" w:rsidP="00AE66AB">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假設</w:t>
      </w:r>
      <w:r w:rsidRPr="00C01C39">
        <w:rPr>
          <w:rFonts w:ascii="Times New Roman" w:eastAsia="標楷體" w:hAnsi="Times New Roman" w:cs="Times New Roman"/>
          <w:szCs w:val="24"/>
        </w:rPr>
        <w:t xml:space="preserve"> </w:t>
      </w:r>
      <m:oMath>
        <m:r>
          <w:rPr>
            <w:rFonts w:ascii="Cambria Math" w:eastAsia="標楷體" w:hAnsi="Cambria Math" w:cs="Times New Roman"/>
            <w:szCs w:val="24"/>
          </w:rPr>
          <m:t xml:space="preserve">f </m:t>
        </m:r>
      </m:oMath>
      <w:r w:rsidRPr="00C01C39">
        <w:rPr>
          <w:rFonts w:ascii="Times New Roman" w:eastAsia="標楷體" w:hAnsi="Times New Roman" w:cs="Times New Roman"/>
          <w:szCs w:val="24"/>
        </w:rPr>
        <w:t>是一個從</w:t>
      </w:r>
      <w:r w:rsidRPr="00C01C39">
        <w:rPr>
          <w:rFonts w:ascii="Times New Roman" w:eastAsia="標楷體" w:hAnsi="Times New Roman" w:cs="Times New Roman"/>
          <w:szCs w:val="24"/>
        </w:rPr>
        <w:t xml:space="preserve"> </w:t>
      </w:r>
      <m:oMath>
        <m:sSup>
          <m:sSupPr>
            <m:ctrlPr>
              <w:rPr>
                <w:rFonts w:ascii="Cambria Math" w:eastAsia="標楷體" w:hAnsi="Cambria Math" w:cs="Times New Roman"/>
                <w:i/>
                <w:szCs w:val="24"/>
              </w:rPr>
            </m:ctrlPr>
          </m:sSupPr>
          <m:e>
            <m:r>
              <w:rPr>
                <w:rFonts w:ascii="Cambria Math" w:eastAsia="標楷體" w:hAnsi="Cambria Math" w:cs="Times New Roman"/>
                <w:szCs w:val="24"/>
              </w:rPr>
              <m:t>R</m:t>
            </m:r>
          </m:e>
          <m:sup>
            <m:r>
              <w:rPr>
                <w:rFonts w:ascii="Cambria Math" w:eastAsia="標楷體" w:hAnsi="Cambria Math" w:cs="Times New Roman"/>
                <w:szCs w:val="24"/>
              </w:rPr>
              <m:t>m</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R</m:t>
            </m:r>
          </m:e>
          <m:sup>
            <m:r>
              <w:rPr>
                <w:rFonts w:ascii="Cambria Math" w:eastAsia="標楷體" w:hAnsi="Cambria Math" w:cs="Times New Roman"/>
                <w:szCs w:val="24"/>
              </w:rPr>
              <m:t>n</m:t>
            </m:r>
          </m:sup>
        </m:sSup>
      </m:oMath>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的非線性映射，也就是說</w:t>
      </w:r>
      <w:r w:rsidRPr="00C01C39">
        <w:rPr>
          <w:rFonts w:ascii="Times New Roman" w:eastAsia="標楷體" w:hAnsi="Times New Roman" w:cs="Times New Roman"/>
          <w:szCs w:val="24"/>
        </w:rPr>
        <w:t xml:space="preserve"> </w:t>
      </w:r>
      <m:oMath>
        <m:r>
          <w:rPr>
            <w:rFonts w:ascii="Cambria Math" w:eastAsia="標楷體" w:hAnsi="Cambria Math" w:cs="Times New Roman"/>
            <w:szCs w:val="24"/>
          </w:rPr>
          <m:t>P∈</m:t>
        </m:r>
        <m:sSup>
          <m:sSupPr>
            <m:ctrlPr>
              <w:rPr>
                <w:rFonts w:ascii="Cambria Math" w:eastAsia="標楷體" w:hAnsi="Cambria Math" w:cs="Times New Roman"/>
                <w:i/>
                <w:szCs w:val="24"/>
              </w:rPr>
            </m:ctrlPr>
          </m:sSupPr>
          <m:e>
            <m:r>
              <w:rPr>
                <w:rFonts w:ascii="Cambria Math" w:eastAsia="標楷體" w:hAnsi="Cambria Math" w:cs="Times New Roman"/>
                <w:szCs w:val="24"/>
              </w:rPr>
              <m:t>R</m:t>
            </m:r>
          </m:e>
          <m:sup>
            <m:r>
              <w:rPr>
                <w:rFonts w:ascii="Cambria Math" w:eastAsia="標楷體" w:hAnsi="Cambria Math" w:cs="Times New Roman"/>
                <w:szCs w:val="24"/>
              </w:rPr>
              <m:t>m</m:t>
            </m:r>
          </m:sup>
        </m:sSup>
      </m:oMath>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那麼</w:t>
      </w:r>
      <w:r w:rsidRPr="00C01C39">
        <w:rPr>
          <w:rFonts w:ascii="Times New Roman" w:eastAsia="標楷體" w:hAnsi="Times New Roman" w:cs="Times New Roman"/>
          <w:szCs w:val="24"/>
        </w:rPr>
        <w:t xml:space="preserve">: </w:t>
      </w:r>
      <m:oMath>
        <m:r>
          <w:rPr>
            <w:rFonts w:ascii="Cambria Math" w:eastAsia="標楷體" w:hAnsi="Cambria Math" w:cs="Times New Roman"/>
            <w:szCs w:val="24"/>
          </w:rPr>
          <m:t>f</m:t>
        </m:r>
        <m:d>
          <m:dPr>
            <m:ctrlPr>
              <w:rPr>
                <w:rFonts w:ascii="Cambria Math" w:eastAsia="標楷體" w:hAnsi="Cambria Math" w:cs="Times New Roman"/>
                <w:i/>
                <w:szCs w:val="24"/>
              </w:rPr>
            </m:ctrlPr>
          </m:dPr>
          <m:e>
            <m:r>
              <w:rPr>
                <w:rFonts w:ascii="Cambria Math" w:eastAsia="標楷體" w:hAnsi="Cambria Math" w:cs="Times New Roman"/>
                <w:szCs w:val="24"/>
              </w:rPr>
              <m:t>P</m:t>
            </m:r>
          </m:e>
        </m:d>
        <m:r>
          <w:rPr>
            <w:rFonts w:ascii="Cambria Math" w:eastAsia="標楷體" w:hAnsi="Cambria Math" w:cs="Times New Roman"/>
            <w:szCs w:val="24"/>
          </w:rPr>
          <m:t>=X</m:t>
        </m:r>
      </m:oMath>
    </w:p>
    <w:p w14:paraId="3BCAEF93" w14:textId="444FAD32" w:rsidR="0091542B" w:rsidRPr="00C01C39" w:rsidRDefault="000E6EC0" w:rsidP="0091542B">
      <w:pPr>
        <w:ind w:firstLine="480"/>
        <w:jc w:val="both"/>
        <w:rPr>
          <w:rFonts w:ascii="Times New Roman" w:eastAsia="標楷體" w:hAnsi="Times New Roman" w:cs="Times New Roman"/>
          <w:szCs w:val="24"/>
        </w:rPr>
      </w:pPr>
      <w:r w:rsidRPr="00C01C39">
        <w:rPr>
          <w:rFonts w:ascii="Times New Roman" w:eastAsia="標楷體" w:hAnsi="Times New Roman" w:cs="Times New Roman"/>
          <w:iCs/>
          <w:szCs w:val="24"/>
        </w:rPr>
        <w:t>目的就是希望任意給定一個</w:t>
      </w:r>
      <w:r w:rsidRPr="00C01C39">
        <w:rPr>
          <w:rFonts w:ascii="Times New Roman" w:eastAsia="標楷體" w:hAnsi="Times New Roman" w:cs="Times New Roman"/>
          <w:iCs/>
          <w:szCs w:val="24"/>
        </w:rPr>
        <w:t xml:space="preserve"> </w:t>
      </w:r>
      <m:oMath>
        <m:r>
          <w:rPr>
            <w:rFonts w:ascii="Cambria Math" w:eastAsia="標楷體" w:hAnsi="Cambria Math" w:cs="Times New Roman"/>
            <w:szCs w:val="24"/>
          </w:rPr>
          <m:t>X</m:t>
        </m:r>
      </m:oMath>
      <w:r w:rsidRPr="00C01C39">
        <w:rPr>
          <w:rFonts w:ascii="Times New Roman" w:eastAsia="標楷體" w:hAnsi="Times New Roman" w:cs="Times New Roman"/>
          <w:iCs/>
          <w:szCs w:val="24"/>
        </w:rPr>
        <w:t xml:space="preserve"> </w:t>
      </w:r>
      <w:r w:rsidRPr="00C01C39">
        <w:rPr>
          <w:rFonts w:ascii="Times New Roman" w:eastAsia="標楷體" w:hAnsi="Times New Roman" w:cs="Times New Roman"/>
          <w:iCs/>
          <w:szCs w:val="24"/>
        </w:rPr>
        <w:t>以及合理的初始值</w:t>
      </w:r>
      <w:r w:rsidRPr="00C01C39">
        <w:rPr>
          <w:rFonts w:ascii="Times New Roman" w:eastAsia="標楷體" w:hAnsi="Times New Roman" w:cs="Times New Roman"/>
          <w:iCs/>
          <w:szCs w:val="24"/>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0</m:t>
            </m:r>
          </m:sub>
        </m:sSub>
      </m:oMath>
      <w:r w:rsidRPr="00C01C39">
        <w:rPr>
          <w:rFonts w:ascii="Times New Roman" w:eastAsia="標楷體" w:hAnsi="Times New Roman" w:cs="Times New Roman"/>
          <w:iCs/>
          <w:szCs w:val="24"/>
        </w:rPr>
        <w:t xml:space="preserve"> </w:t>
      </w:r>
      <w:r w:rsidRPr="00C01C39">
        <w:rPr>
          <w:rFonts w:ascii="Times New Roman" w:eastAsia="標楷體" w:hAnsi="Times New Roman" w:cs="Times New Roman"/>
          <w:iCs/>
          <w:szCs w:val="24"/>
        </w:rPr>
        <w:t>，能找到一個</w:t>
      </w:r>
      <m:oMath>
        <m:sSup>
          <m:sSupPr>
            <m:ctrlPr>
              <w:rPr>
                <w:rFonts w:ascii="Cambria Math" w:eastAsia="標楷體" w:hAnsi="Cambria Math" w:cs="Times New Roman"/>
                <w:i/>
                <w:szCs w:val="24"/>
              </w:rPr>
            </m:ctrlPr>
          </m:sSupPr>
          <m:e>
            <m:r>
              <w:rPr>
                <w:rFonts w:ascii="Cambria Math" w:eastAsia="標楷體" w:hAnsi="Cambria Math" w:cs="Times New Roman"/>
                <w:szCs w:val="24"/>
              </w:rPr>
              <m:t>p</m:t>
            </m:r>
          </m:e>
          <m:sup>
            <m:r>
              <w:rPr>
                <w:rFonts w:ascii="Cambria Math" w:eastAsia="標楷體" w:hAnsi="Cambria Math" w:cs="Times New Roman"/>
                <w:szCs w:val="24"/>
              </w:rPr>
              <m:t>+</m:t>
            </m:r>
          </m:sup>
        </m:sSup>
      </m:oMath>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，使得</w:t>
      </w:r>
      <m:oMath>
        <m:sSup>
          <m:sSupPr>
            <m:ctrlPr>
              <w:rPr>
                <w:rFonts w:ascii="Cambria Math" w:eastAsia="標楷體" w:hAnsi="Cambria Math" w:cs="Times New Roman"/>
                <w:i/>
                <w:szCs w:val="24"/>
              </w:rPr>
            </m:ctrlPr>
          </m:sSupPr>
          <m:e>
            <m:r>
              <w:rPr>
                <w:rFonts w:ascii="Cambria Math" w:eastAsia="標楷體" w:hAnsi="Cambria Math" w:cs="Times New Roman"/>
                <w:szCs w:val="24"/>
              </w:rPr>
              <m:t>∈</m:t>
            </m:r>
          </m:e>
          <m:sup>
            <m:r>
              <w:rPr>
                <w:rFonts w:ascii="Cambria Math" w:eastAsia="標楷體" w:hAnsi="Cambria Math" w:cs="Times New Roman"/>
                <w:szCs w:val="24"/>
              </w:rPr>
              <m:t>T</m:t>
            </m:r>
          </m:sup>
        </m:sSup>
        <m:r>
          <w:rPr>
            <w:rFonts w:ascii="Cambria Math" w:eastAsia="標楷體" w:hAnsi="Cambria Math" w:cs="Times New Roman"/>
            <w:szCs w:val="24"/>
          </w:rPr>
          <m:t>∈</m:t>
        </m:r>
      </m:oMath>
      <w:r w:rsidR="0091542B" w:rsidRPr="00C01C39">
        <w:rPr>
          <w:rFonts w:ascii="Times New Roman" w:eastAsia="標楷體" w:hAnsi="Times New Roman" w:cs="Times New Roman"/>
          <w:szCs w:val="24"/>
        </w:rPr>
        <w:t xml:space="preserve"> </w:t>
      </w:r>
      <w:r w:rsidR="0091542B" w:rsidRPr="00C01C39">
        <w:rPr>
          <w:rFonts w:ascii="Times New Roman" w:eastAsia="標楷體" w:hAnsi="Times New Roman" w:cs="Times New Roman"/>
          <w:szCs w:val="24"/>
        </w:rPr>
        <w:t>盡量小（局部極小），其中</w:t>
      </w:r>
      <m:oMath>
        <m:r>
          <w:rPr>
            <w:rFonts w:ascii="Cambria Math" w:eastAsia="標楷體" w:hAnsi="Cambria Math" w:cs="Times New Roman"/>
            <w:szCs w:val="24"/>
          </w:rPr>
          <m:t>∈=f</m:t>
        </m:r>
        <m:d>
          <m:dPr>
            <m:ctrlPr>
              <w:rPr>
                <w:rFonts w:ascii="Cambria Math" w:eastAsia="標楷體" w:hAnsi="Cambria Math" w:cs="Times New Roman"/>
                <w:i/>
                <w:szCs w:val="24"/>
              </w:rPr>
            </m:ctrlPr>
          </m:dPr>
          <m:e>
            <m:sSup>
              <m:sSupPr>
                <m:ctrlPr>
                  <w:rPr>
                    <w:rFonts w:ascii="Cambria Math" w:eastAsia="標楷體" w:hAnsi="Cambria Math" w:cs="Times New Roman"/>
                    <w:i/>
                    <w:szCs w:val="24"/>
                  </w:rPr>
                </m:ctrlPr>
              </m:sSupPr>
              <m:e>
                <m:r>
                  <w:rPr>
                    <w:rFonts w:ascii="Cambria Math" w:eastAsia="標楷體" w:hAnsi="Cambria Math" w:cs="Times New Roman"/>
                    <w:szCs w:val="24"/>
                  </w:rPr>
                  <m:t>p</m:t>
                </m:r>
              </m:e>
              <m:sup>
                <m:r>
                  <w:rPr>
                    <w:rFonts w:ascii="Cambria Math" w:eastAsia="標楷體" w:hAnsi="Cambria Math" w:cs="Times New Roman"/>
                    <w:szCs w:val="24"/>
                  </w:rPr>
                  <m:t>+</m:t>
                </m:r>
              </m:sup>
            </m:sSup>
          </m:e>
        </m:d>
        <m:r>
          <w:rPr>
            <w:rFonts w:ascii="Cambria Math" w:eastAsia="標楷體" w:hAnsi="Cambria Math" w:cs="Times New Roman"/>
            <w:szCs w:val="24"/>
          </w:rPr>
          <m:t>-X</m:t>
        </m:r>
      </m:oMath>
      <w:r w:rsidR="0091542B" w:rsidRPr="00C01C39">
        <w:rPr>
          <w:rFonts w:ascii="Times New Roman" w:eastAsia="標楷體" w:hAnsi="Times New Roman" w:cs="Times New Roman"/>
          <w:szCs w:val="24"/>
        </w:rPr>
        <w:t>。</w:t>
      </w:r>
    </w:p>
    <w:p w14:paraId="6A46DD32" w14:textId="66C8AF7D" w:rsidR="00EF2D87" w:rsidRPr="00C01C39" w:rsidRDefault="00EF2D87" w:rsidP="0091542B">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解法：</w:t>
      </w:r>
    </w:p>
    <w:p w14:paraId="54FAC67B" w14:textId="60CEF2E3" w:rsidR="00EF2D87" w:rsidRPr="00C01C39" w:rsidRDefault="00EF2D87" w:rsidP="00EF2D87">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像大多數最小化的方法一樣，這是一個迭代的方法。首先根據泰勒展開式把</w:t>
      </w:r>
      <m:oMath>
        <m:r>
          <w:rPr>
            <w:rFonts w:ascii="Cambria Math" w:eastAsia="標楷體" w:hAnsi="Cambria Math" w:cs="Times New Roman"/>
            <w:szCs w:val="24"/>
          </w:rPr>
          <m:t>f(p+</m:t>
        </m:r>
        <m:sSub>
          <m:sSubPr>
            <m:ctrlPr>
              <w:rPr>
                <w:rFonts w:ascii="Cambria Math" w:eastAsia="標楷體" w:hAnsi="Cambria Math" w:cs="Times New Roman"/>
                <w:i/>
                <w:szCs w:val="24"/>
              </w:rPr>
            </m:ctrlPr>
          </m:sSubPr>
          <m:e>
            <m:r>
              <w:rPr>
                <w:rFonts w:ascii="Cambria Math" w:eastAsia="標楷體" w:hAnsi="Cambria Math" w:cs="Times New Roman"/>
                <w:szCs w:val="24"/>
              </w:rPr>
              <m:t>δ</m:t>
            </m:r>
          </m:e>
          <m:sub>
            <m:r>
              <w:rPr>
                <w:rFonts w:ascii="Cambria Math" w:eastAsia="標楷體" w:hAnsi="Cambria Math" w:cs="Times New Roman"/>
                <w:szCs w:val="24"/>
              </w:rPr>
              <m:t>p</m:t>
            </m:r>
          </m:sub>
        </m:sSub>
        <m:r>
          <w:rPr>
            <w:rFonts w:ascii="Cambria Math" w:eastAsia="標楷體" w:hAnsi="Cambria Math" w:cs="Times New Roman"/>
            <w:szCs w:val="24"/>
          </w:rPr>
          <m:t>)</m:t>
        </m:r>
      </m:oMath>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寫為下面的近似，有兩個好處：第一是線性、第二是只需要一階微分。</w:t>
      </w:r>
    </w:p>
    <w:p w14:paraId="61099562" w14:textId="7FF775D0" w:rsidR="00EF2D87" w:rsidRPr="00C01C39" w:rsidRDefault="00EF2D87" w:rsidP="00EF2D87">
      <w:pPr>
        <w:ind w:left="480" w:firstLine="480"/>
        <w:jc w:val="both"/>
        <w:rPr>
          <w:rFonts w:ascii="Times New Roman" w:eastAsia="標楷體" w:hAnsi="Times New Roman" w:cs="Times New Roman"/>
          <w:szCs w:val="24"/>
        </w:rPr>
      </w:pPr>
      <m:oMathPara>
        <m:oMathParaPr>
          <m:jc m:val="left"/>
        </m:oMathParaPr>
        <m:oMath>
          <m:r>
            <w:rPr>
              <w:rFonts w:ascii="Cambria Math" w:eastAsia="標楷體" w:hAnsi="Cambria Math" w:cs="Times New Roman"/>
              <w:szCs w:val="24"/>
            </w:rPr>
            <m:t>f</m:t>
          </m:r>
          <m:d>
            <m:dPr>
              <m:ctrlPr>
                <w:rPr>
                  <w:rFonts w:ascii="Cambria Math" w:eastAsia="標楷體" w:hAnsi="Cambria Math" w:cs="Times New Roman"/>
                  <w:i/>
                  <w:szCs w:val="24"/>
                </w:rPr>
              </m:ctrlPr>
            </m:dPr>
            <m:e>
              <m:r>
                <w:rPr>
                  <w:rFonts w:ascii="Cambria Math" w:eastAsia="標楷體" w:hAnsi="Cambria Math" w:cs="Times New Roman"/>
                  <w:szCs w:val="24"/>
                </w:rPr>
                <m:t>p+</m:t>
              </m:r>
              <m:sSub>
                <m:sSubPr>
                  <m:ctrlPr>
                    <w:rPr>
                      <w:rFonts w:ascii="Cambria Math" w:eastAsia="標楷體" w:hAnsi="Cambria Math" w:cs="Times New Roman"/>
                      <w:i/>
                      <w:szCs w:val="24"/>
                    </w:rPr>
                  </m:ctrlPr>
                </m:sSubPr>
                <m:e>
                  <m:r>
                    <w:rPr>
                      <w:rFonts w:ascii="Cambria Math" w:eastAsia="標楷體" w:hAnsi="Cambria Math" w:cs="Times New Roman"/>
                      <w:szCs w:val="24"/>
                    </w:rPr>
                    <m:t>δ</m:t>
                  </m:r>
                </m:e>
                <m:sub>
                  <m:r>
                    <w:rPr>
                      <w:rFonts w:ascii="Cambria Math" w:eastAsia="標楷體" w:hAnsi="Cambria Math" w:cs="Times New Roman"/>
                      <w:szCs w:val="24"/>
                    </w:rPr>
                    <m:t>p</m:t>
                  </m:r>
                </m:sub>
              </m:sSub>
            </m:e>
          </m:d>
          <m:r>
            <w:rPr>
              <w:rFonts w:ascii="Cambria Math" w:eastAsia="標楷體" w:hAnsi="Cambria Math" w:cs="Times New Roman"/>
              <w:szCs w:val="24"/>
            </w:rPr>
            <m:t>≈f</m:t>
          </m:r>
          <m:d>
            <m:dPr>
              <m:ctrlPr>
                <w:rPr>
                  <w:rFonts w:ascii="Cambria Math" w:eastAsia="標楷體" w:hAnsi="Cambria Math" w:cs="Times New Roman"/>
                  <w:i/>
                  <w:szCs w:val="24"/>
                </w:rPr>
              </m:ctrlPr>
            </m:dPr>
            <m:e>
              <m:r>
                <w:rPr>
                  <w:rFonts w:ascii="Cambria Math" w:eastAsia="標楷體" w:hAnsi="Cambria Math" w:cs="Times New Roman"/>
                  <w:szCs w:val="24"/>
                </w:rPr>
                <m:t>p</m:t>
              </m:r>
            </m:e>
          </m:d>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δ</m:t>
              </m:r>
            </m:e>
            <m:sub>
              <m:r>
                <w:rPr>
                  <w:rFonts w:ascii="Cambria Math" w:eastAsia="標楷體" w:hAnsi="Cambria Math" w:cs="Times New Roman"/>
                  <w:szCs w:val="24"/>
                </w:rPr>
                <m:t>p</m:t>
              </m:r>
            </m:sub>
          </m:sSub>
        </m:oMath>
      </m:oMathPara>
    </w:p>
    <w:p w14:paraId="7BEA6988" w14:textId="1701E6E0" w:rsidR="005771AC" w:rsidRPr="00C01C39" w:rsidRDefault="00EF2D87" w:rsidP="00EF2D87">
      <w:pPr>
        <w:jc w:val="both"/>
        <w:rPr>
          <w:rFonts w:ascii="Times New Roman" w:eastAsia="標楷體" w:hAnsi="Times New Roman" w:cs="Times New Roman"/>
          <w:szCs w:val="24"/>
        </w:rPr>
      </w:pPr>
      <w:r w:rsidRPr="00C01C39">
        <w:rPr>
          <w:rFonts w:ascii="Times New Roman" w:eastAsia="標楷體" w:hAnsi="Times New Roman" w:cs="Times New Roman"/>
          <w:szCs w:val="24"/>
        </w:rPr>
        <w:tab/>
      </w:r>
      <w:r w:rsidRPr="00C01C39">
        <w:rPr>
          <w:rFonts w:ascii="Times New Roman" w:eastAsia="標楷體" w:hAnsi="Times New Roman" w:cs="Times New Roman"/>
          <w:szCs w:val="24"/>
        </w:rPr>
        <w:t>其中</w:t>
      </w:r>
      <m:oMath>
        <m:r>
          <w:rPr>
            <w:rFonts w:ascii="Cambria Math" w:eastAsia="標楷體" w:hAnsi="Cambria Math" w:cs="Times New Roman"/>
            <w:szCs w:val="24"/>
          </w:rPr>
          <m:t xml:space="preserve"> J </m:t>
        </m:r>
      </m:oMath>
      <w:r w:rsidR="00A40E33" w:rsidRPr="00C01C39">
        <w:rPr>
          <w:rFonts w:ascii="Times New Roman" w:eastAsia="標楷體" w:hAnsi="Times New Roman" w:cs="Times New Roman"/>
          <w:szCs w:val="24"/>
        </w:rPr>
        <w:t>是</w:t>
      </w:r>
      <m:oMath>
        <m:r>
          <w:rPr>
            <w:rFonts w:ascii="Cambria Math" w:eastAsia="標楷體" w:hAnsi="Cambria Math" w:cs="Times New Roman"/>
            <w:szCs w:val="24"/>
          </w:rPr>
          <m:t xml:space="preserve"> f </m:t>
        </m:r>
      </m:oMath>
      <w:proofErr w:type="gramStart"/>
      <w:r w:rsidR="00A40E33" w:rsidRPr="00C01C39">
        <w:rPr>
          <w:rFonts w:ascii="Times New Roman" w:eastAsia="標楷體" w:hAnsi="Times New Roman" w:cs="Times New Roman"/>
          <w:szCs w:val="24"/>
        </w:rPr>
        <w:t>的雅可比</w:t>
      </w:r>
      <w:proofErr w:type="gramEnd"/>
      <w:r w:rsidR="00A40E33" w:rsidRPr="00C01C39">
        <w:rPr>
          <w:rFonts w:ascii="Times New Roman" w:eastAsia="標楷體" w:hAnsi="Times New Roman" w:cs="Times New Roman"/>
          <w:szCs w:val="24"/>
        </w:rPr>
        <w:t>矩陣。對於每次的迭代：假設這次</w:t>
      </w:r>
      <w:r w:rsidR="00A40E33" w:rsidRPr="00C01C39">
        <w:rPr>
          <w:rFonts w:ascii="Times New Roman" w:eastAsia="標楷體" w:hAnsi="Times New Roman" w:cs="Times New Roman"/>
          <w:szCs w:val="24"/>
        </w:rPr>
        <w:t xml:space="preserve"> iteration </w:t>
      </w:r>
      <w:r w:rsidR="00A40E33" w:rsidRPr="00C01C39">
        <w:rPr>
          <w:rFonts w:ascii="Times New Roman" w:eastAsia="標楷體" w:hAnsi="Times New Roman" w:cs="Times New Roman"/>
          <w:szCs w:val="24"/>
        </w:rPr>
        <w:t>的點是</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k</m:t>
            </m:r>
          </m:sub>
        </m:sSub>
      </m:oMath>
      <w:r w:rsidR="00A40E33" w:rsidRPr="00C01C39">
        <w:rPr>
          <w:rFonts w:ascii="Times New Roman" w:eastAsia="標楷體" w:hAnsi="Times New Roman" w:cs="Times New Roman"/>
          <w:szCs w:val="24"/>
        </w:rPr>
        <w:t>，要找到一個</w:t>
      </w:r>
      <m:oMath>
        <m:sSub>
          <m:sSubPr>
            <m:ctrlPr>
              <w:rPr>
                <w:rFonts w:ascii="Cambria Math" w:eastAsia="標楷體" w:hAnsi="Cambria Math" w:cs="Times New Roman"/>
                <w:i/>
                <w:szCs w:val="24"/>
              </w:rPr>
            </m:ctrlPr>
          </m:sSubPr>
          <m:e>
            <m:r>
              <w:rPr>
                <w:rFonts w:ascii="Cambria Math" w:eastAsia="標楷體" w:hAnsi="Cambria Math" w:cs="Times New Roman"/>
                <w:szCs w:val="24"/>
              </w:rPr>
              <m:t>δ</m:t>
            </m:r>
          </m:e>
          <m:sub>
            <m:r>
              <w:rPr>
                <w:rFonts w:ascii="Cambria Math" w:eastAsia="標楷體" w:hAnsi="Cambria Math" w:cs="Times New Roman"/>
                <w:szCs w:val="24"/>
              </w:rPr>
              <m:t>p,k</m:t>
            </m:r>
          </m:sub>
        </m:sSub>
      </m:oMath>
      <w:r w:rsidR="00A40E33" w:rsidRPr="00C01C39">
        <w:rPr>
          <w:rFonts w:ascii="Times New Roman" w:eastAsia="標楷體" w:hAnsi="Times New Roman" w:cs="Times New Roman"/>
          <w:szCs w:val="24"/>
        </w:rPr>
        <w:t xml:space="preserve"> </w:t>
      </w:r>
      <w:r w:rsidR="00A40E33" w:rsidRPr="00C01C39">
        <w:rPr>
          <w:rFonts w:ascii="Times New Roman" w:eastAsia="標楷體" w:hAnsi="Times New Roman" w:cs="Times New Roman"/>
          <w:szCs w:val="24"/>
        </w:rPr>
        <w:t>讓</w:t>
      </w:r>
      <w:r w:rsidR="005771AC" w:rsidRPr="00C01C39">
        <w:rPr>
          <w:rFonts w:ascii="Times New Roman" w:eastAsia="標楷體" w:hAnsi="Times New Roman" w:cs="Times New Roman"/>
          <w:szCs w:val="24"/>
        </w:rPr>
        <w:tab/>
      </w:r>
      <w:r w:rsidR="005771AC" w:rsidRPr="00C01C39">
        <w:rPr>
          <w:rFonts w:ascii="Times New Roman" w:eastAsia="標楷體" w:hAnsi="Times New Roman" w:cs="Times New Roman"/>
          <w:szCs w:val="24"/>
        </w:rPr>
        <w:tab/>
      </w:r>
      <w:r w:rsidR="005771AC" w:rsidRPr="00C01C39">
        <w:rPr>
          <w:rFonts w:ascii="Times New Roman" w:eastAsia="標楷體" w:hAnsi="Times New Roman" w:cs="Times New Roman"/>
          <w:szCs w:val="24"/>
        </w:rPr>
        <w:tab/>
      </w:r>
      <w:r w:rsidR="005771AC" w:rsidRPr="00C01C39">
        <w:rPr>
          <w:rFonts w:ascii="Times New Roman" w:eastAsia="標楷體" w:hAnsi="Times New Roman" w:cs="Times New Roman"/>
          <w:szCs w:val="24"/>
        </w:rPr>
        <w:tab/>
      </w:r>
      <w:r w:rsidR="005771AC" w:rsidRPr="00C01C39">
        <w:rPr>
          <w:rFonts w:ascii="Times New Roman" w:eastAsia="標楷體" w:hAnsi="Times New Roman" w:cs="Times New Roman"/>
          <w:szCs w:val="24"/>
        </w:rPr>
        <w:tab/>
      </w:r>
    </w:p>
    <w:p w14:paraId="536FA785" w14:textId="6B965C55" w:rsidR="00EF2D87" w:rsidRPr="00C01C39" w:rsidRDefault="0087194F" w:rsidP="00EF2D87">
      <w:pPr>
        <w:jc w:val="both"/>
        <w:rPr>
          <w:rFonts w:ascii="Times New Roman" w:eastAsia="標楷體" w:hAnsi="Times New Roman" w:cs="Times New Roman"/>
          <w:szCs w:val="24"/>
        </w:rPr>
      </w:pPr>
      <m:oMath>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X-f(p+</m:t>
            </m:r>
            <m:sSub>
              <m:sSubPr>
                <m:ctrlPr>
                  <w:rPr>
                    <w:rFonts w:ascii="Cambria Math" w:eastAsia="標楷體" w:hAnsi="Cambria Math" w:cs="Times New Roman"/>
                    <w:i/>
                    <w:szCs w:val="24"/>
                  </w:rPr>
                </m:ctrlPr>
              </m:sSubPr>
              <m:e>
                <m:r>
                  <w:rPr>
                    <w:rFonts w:ascii="Cambria Math" w:eastAsia="標楷體" w:hAnsi="Cambria Math" w:cs="Times New Roman"/>
                    <w:szCs w:val="24"/>
                  </w:rPr>
                  <m:t>δ</m:t>
                </m:r>
              </m:e>
              <m:sub>
                <m:r>
                  <w:rPr>
                    <w:rFonts w:ascii="Cambria Math" w:eastAsia="標楷體" w:hAnsi="Cambria Math" w:cs="Times New Roman"/>
                    <w:szCs w:val="24"/>
                  </w:rPr>
                  <m:t>p,k</m:t>
                </m:r>
              </m:sub>
            </m:sSub>
          </m:e>
        </m:d>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m:t>
            </m:r>
          </m:e>
        </m:d>
        <m:r>
          <w:rPr>
            <w:rFonts w:ascii="Cambria Math" w:eastAsia="標楷體" w:hAnsi="Cambria Math" w:cs="Times New Roman"/>
            <w:szCs w:val="24"/>
          </w:rPr>
          <m:t>≈</m:t>
        </m:r>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X-f</m:t>
            </m:r>
            <m:d>
              <m:dPr>
                <m:ctrlPr>
                  <w:rPr>
                    <w:rFonts w:ascii="Cambria Math" w:eastAsia="標楷體" w:hAnsi="Cambria Math" w:cs="Times New Roman"/>
                    <w:i/>
                    <w:szCs w:val="24"/>
                  </w:rPr>
                </m:ctrlPr>
              </m:dPr>
              <m:e>
                <m:r>
                  <w:rPr>
                    <w:rFonts w:ascii="Cambria Math" w:eastAsia="標楷體" w:hAnsi="Cambria Math" w:cs="Times New Roman"/>
                    <w:szCs w:val="24"/>
                  </w:rPr>
                  <m:t>p</m:t>
                </m:r>
              </m:e>
            </m:d>
            <m:r>
              <w:rPr>
                <w:rFonts w:ascii="Cambria Math" w:eastAsia="標楷體" w:hAnsi="Cambria Math" w:cs="Times New Roman"/>
                <w:szCs w:val="24"/>
              </w:rPr>
              <m:t>-J</m:t>
            </m:r>
          </m:e>
        </m:d>
        <m:d>
          <m:dPr>
            <m:begChr m:val=""/>
            <m:endChr m:val="|"/>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δ</m:t>
                </m:r>
              </m:e>
              <m:sub>
                <m:r>
                  <w:rPr>
                    <w:rFonts w:ascii="Cambria Math" w:eastAsia="標楷體" w:hAnsi="Cambria Math" w:cs="Times New Roman"/>
                    <w:szCs w:val="24"/>
                  </w:rPr>
                  <m:t>p,k</m:t>
                </m:r>
              </m:sub>
            </m:sSub>
          </m:e>
        </m:d>
        <m:r>
          <w:rPr>
            <w:rFonts w:ascii="Cambria Math" w:eastAsia="標楷體" w:hAnsi="Cambria Math" w:cs="Times New Roman"/>
            <w:szCs w:val="24"/>
          </w:rPr>
          <m:t>=</m:t>
        </m:r>
        <m:d>
          <m:dPr>
            <m:begChr m:val="|"/>
            <m:endChr m:val=""/>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m:t>
                </m:r>
              </m:e>
              <m:sub>
                <m:r>
                  <w:rPr>
                    <w:rFonts w:ascii="Cambria Math" w:eastAsia="標楷體" w:hAnsi="Cambria Math" w:cs="Times New Roman"/>
                    <w:szCs w:val="24"/>
                  </w:rPr>
                  <m:t>k</m:t>
                </m:r>
              </m:sub>
            </m:sSub>
            <m:r>
              <w:rPr>
                <w:rFonts w:ascii="Cambria Math" w:eastAsia="標楷體" w:hAnsi="Cambria Math" w:cs="Times New Roman"/>
                <w:szCs w:val="24"/>
              </w:rPr>
              <m:t>-J</m:t>
            </m:r>
          </m:e>
        </m:d>
        <m:d>
          <m:dPr>
            <m:begChr m:val=""/>
            <m:endChr m:val="|"/>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δ</m:t>
                </m:r>
              </m:e>
              <m:sub>
                <m:r>
                  <w:rPr>
                    <w:rFonts w:ascii="Cambria Math" w:eastAsia="標楷體" w:hAnsi="Cambria Math" w:cs="Times New Roman"/>
                    <w:szCs w:val="24"/>
                  </w:rPr>
                  <m:t>p,k</m:t>
                </m:r>
              </m:sub>
            </m:sSub>
          </m:e>
        </m:d>
      </m:oMath>
      <w:r w:rsidR="005771AC" w:rsidRPr="00C01C39">
        <w:rPr>
          <w:rFonts w:ascii="Times New Roman" w:eastAsia="標楷體" w:hAnsi="Times New Roman" w:cs="Times New Roman"/>
          <w:szCs w:val="24"/>
        </w:rPr>
        <w:t xml:space="preserve"> </w:t>
      </w:r>
      <w:r w:rsidR="005771AC" w:rsidRPr="00C01C39">
        <w:rPr>
          <w:rFonts w:ascii="Times New Roman" w:eastAsia="標楷體" w:hAnsi="Times New Roman" w:cs="Times New Roman"/>
          <w:szCs w:val="24"/>
        </w:rPr>
        <w:t>最小。根據投影公式知道當下面式子被滿足的時候能有最小誤差：</w:t>
      </w:r>
    </w:p>
    <w:p w14:paraId="1D21D613" w14:textId="706C6E8F" w:rsidR="005771AC" w:rsidRPr="00C01C39" w:rsidRDefault="005771AC" w:rsidP="00EF2D87">
      <w:pPr>
        <w:jc w:val="both"/>
        <w:rPr>
          <w:rFonts w:ascii="Times New Roman" w:eastAsia="標楷體" w:hAnsi="Times New Roman" w:cs="Times New Roman"/>
          <w:szCs w:val="24"/>
        </w:rPr>
      </w:pPr>
      <w:r w:rsidRPr="00C01C39">
        <w:rPr>
          <w:rFonts w:ascii="Times New Roman" w:eastAsia="標楷體" w:hAnsi="Times New Roman" w:cs="Times New Roman"/>
          <w:szCs w:val="24"/>
        </w:rPr>
        <w:tab/>
      </w:r>
      <m:oMath>
        <m:sSup>
          <m:sSupPr>
            <m:ctrlPr>
              <w:rPr>
                <w:rFonts w:ascii="Cambria Math" w:eastAsia="標楷體" w:hAnsi="Cambria Math" w:cs="Times New Roman"/>
                <w:i/>
                <w:szCs w:val="24"/>
              </w:rPr>
            </m:ctrlPr>
          </m:sSupPr>
          <m:e>
            <m:r>
              <w:rPr>
                <w:rFonts w:ascii="Cambria Math" w:eastAsia="標楷體" w:hAnsi="Cambria Math" w:cs="Times New Roman"/>
                <w:szCs w:val="24"/>
              </w:rPr>
              <m:t>(J</m:t>
            </m:r>
          </m:e>
          <m:sup>
            <m:r>
              <w:rPr>
                <w:rFonts w:ascii="Cambria Math" w:eastAsia="標楷體" w:hAnsi="Cambria Math" w:cs="Times New Roman"/>
                <w:szCs w:val="24"/>
              </w:rPr>
              <m:t>T</m:t>
            </m:r>
          </m:sup>
        </m:sSup>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δ</m:t>
            </m:r>
          </m:e>
          <m:sub>
            <m:r>
              <w:rPr>
                <w:rFonts w:ascii="Cambria Math" w:eastAsia="標楷體" w:hAnsi="Cambria Math" w:cs="Times New Roman"/>
                <w:szCs w:val="24"/>
              </w:rPr>
              <m:t>p</m:t>
            </m:r>
          </m:sub>
        </m:sSub>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J</m:t>
            </m:r>
          </m:e>
          <m:sup>
            <m:r>
              <w:rPr>
                <w:rFonts w:ascii="Cambria Math" w:eastAsia="標楷體" w:hAnsi="Cambria Math" w:cs="Times New Roman"/>
                <w:szCs w:val="24"/>
              </w:rPr>
              <m:t>T</m:t>
            </m:r>
          </m:sup>
        </m:sSup>
        <m:sSub>
          <m:sSubPr>
            <m:ctrlPr>
              <w:rPr>
                <w:rFonts w:ascii="Cambria Math" w:eastAsia="標楷體" w:hAnsi="Cambria Math" w:cs="Times New Roman"/>
                <w:i/>
                <w:szCs w:val="24"/>
              </w:rPr>
            </m:ctrlPr>
          </m:sSubPr>
          <m:e>
            <m:r>
              <w:rPr>
                <w:rFonts w:ascii="Cambria Math" w:eastAsia="標楷體" w:hAnsi="Cambria Math" w:cs="Times New Roman"/>
                <w:szCs w:val="24"/>
              </w:rPr>
              <m:t>∈</m:t>
            </m:r>
          </m:e>
          <m:sub>
            <m:r>
              <w:rPr>
                <w:rFonts w:ascii="Cambria Math" w:eastAsia="標楷體" w:hAnsi="Cambria Math" w:cs="Times New Roman"/>
                <w:szCs w:val="24"/>
              </w:rPr>
              <m:t>k</m:t>
            </m:r>
          </m:sub>
        </m:sSub>
      </m:oMath>
    </w:p>
    <w:p w14:paraId="0ADA59BD" w14:textId="61867E00" w:rsidR="005771AC" w:rsidRPr="00C01C39" w:rsidRDefault="005771AC" w:rsidP="00EF2D87">
      <w:pPr>
        <w:jc w:val="both"/>
        <w:rPr>
          <w:rFonts w:ascii="Times New Roman" w:eastAsia="標楷體" w:hAnsi="Times New Roman" w:cs="Times New Roman"/>
          <w:szCs w:val="24"/>
        </w:rPr>
      </w:pPr>
      <w:r w:rsidRPr="00C01C39">
        <w:rPr>
          <w:rFonts w:ascii="Times New Roman" w:eastAsia="標楷體" w:hAnsi="Times New Roman" w:cs="Times New Roman"/>
          <w:szCs w:val="24"/>
        </w:rPr>
        <w:t>將這個公式略加修改得到：</w:t>
      </w:r>
    </w:p>
    <w:p w14:paraId="2D0377D0" w14:textId="306156DB" w:rsidR="005771AC" w:rsidRPr="00C01C39" w:rsidRDefault="005771AC" w:rsidP="00EF2D87">
      <w:pPr>
        <w:jc w:val="both"/>
        <w:rPr>
          <w:rFonts w:ascii="Times New Roman" w:eastAsia="標楷體" w:hAnsi="Times New Roman" w:cs="Times New Roman"/>
          <w:szCs w:val="24"/>
        </w:rPr>
      </w:pPr>
      <w:r w:rsidRPr="00C01C39">
        <w:rPr>
          <w:rFonts w:ascii="Times New Roman" w:eastAsia="標楷體" w:hAnsi="Times New Roman" w:cs="Times New Roman"/>
          <w:szCs w:val="24"/>
        </w:rPr>
        <w:tab/>
      </w:r>
      <m:oMath>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μI+</m:t>
            </m:r>
            <m:sSup>
              <m:sSupPr>
                <m:ctrlPr>
                  <w:rPr>
                    <w:rFonts w:ascii="Cambria Math" w:eastAsia="標楷體" w:hAnsi="Cambria Math" w:cs="Times New Roman"/>
                    <w:i/>
                    <w:szCs w:val="24"/>
                  </w:rPr>
                </m:ctrlPr>
              </m:sSupPr>
              <m:e>
                <m:r>
                  <w:rPr>
                    <w:rFonts w:ascii="Cambria Math" w:eastAsia="標楷體" w:hAnsi="Cambria Math" w:cs="Times New Roman"/>
                    <w:szCs w:val="24"/>
                  </w:rPr>
                  <m:t>(J</m:t>
                </m:r>
              </m:e>
              <m:sup>
                <m:r>
                  <w:rPr>
                    <w:rFonts w:ascii="Cambria Math" w:eastAsia="標楷體" w:hAnsi="Cambria Math" w:cs="Times New Roman"/>
                    <w:szCs w:val="24"/>
                  </w:rPr>
                  <m:t>T</m:t>
                </m:r>
              </m:sup>
            </m:sSup>
            <m:r>
              <w:rPr>
                <w:rFonts w:ascii="Cambria Math" w:eastAsia="標楷體" w:hAnsi="Cambria Math" w:cs="Times New Roman"/>
                <w:szCs w:val="24"/>
              </w:rPr>
              <m:t>J)</m:t>
            </m:r>
          </m:e>
        </m:d>
        <m:sSub>
          <m:sSubPr>
            <m:ctrlPr>
              <w:rPr>
                <w:rFonts w:ascii="Cambria Math" w:eastAsia="標楷體" w:hAnsi="Cambria Math" w:cs="Times New Roman"/>
                <w:i/>
                <w:szCs w:val="24"/>
              </w:rPr>
            </m:ctrlPr>
          </m:sSubPr>
          <m:e>
            <m:r>
              <w:rPr>
                <w:rFonts w:ascii="Cambria Math" w:eastAsia="標楷體" w:hAnsi="Cambria Math" w:cs="Times New Roman"/>
                <w:szCs w:val="24"/>
              </w:rPr>
              <m:t>δ</m:t>
            </m:r>
          </m:e>
          <m:sub>
            <m:r>
              <w:rPr>
                <w:rFonts w:ascii="Cambria Math" w:eastAsia="標楷體" w:hAnsi="Cambria Math" w:cs="Times New Roman"/>
                <w:szCs w:val="24"/>
              </w:rPr>
              <m:t>p</m:t>
            </m:r>
          </m:sub>
        </m:sSub>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J</m:t>
            </m:r>
          </m:e>
          <m:sup>
            <m:r>
              <w:rPr>
                <w:rFonts w:ascii="Cambria Math" w:eastAsia="標楷體" w:hAnsi="Cambria Math" w:cs="Times New Roman"/>
                <w:szCs w:val="24"/>
              </w:rPr>
              <m:t>T</m:t>
            </m:r>
          </m:sup>
        </m:sSup>
        <m:sSub>
          <m:sSubPr>
            <m:ctrlPr>
              <w:rPr>
                <w:rFonts w:ascii="Cambria Math" w:eastAsia="標楷體" w:hAnsi="Cambria Math" w:cs="Times New Roman"/>
                <w:i/>
                <w:szCs w:val="24"/>
              </w:rPr>
            </m:ctrlPr>
          </m:sSubPr>
          <m:e>
            <m:r>
              <w:rPr>
                <w:rFonts w:ascii="Cambria Math" w:eastAsia="標楷體" w:hAnsi="Cambria Math" w:cs="Times New Roman"/>
                <w:szCs w:val="24"/>
              </w:rPr>
              <m:t>∈</m:t>
            </m:r>
          </m:e>
          <m:sub>
            <m:r>
              <w:rPr>
                <w:rFonts w:ascii="Cambria Math" w:eastAsia="標楷體" w:hAnsi="Cambria Math" w:cs="Times New Roman"/>
                <w:szCs w:val="24"/>
              </w:rPr>
              <m:t>k</m:t>
            </m:r>
          </m:sub>
        </m:sSub>
      </m:oMath>
    </w:p>
    <w:p w14:paraId="46DB2230" w14:textId="774844DF" w:rsidR="005771AC" w:rsidRPr="00C01C39" w:rsidRDefault="005771AC" w:rsidP="00EF2D87">
      <w:pPr>
        <w:jc w:val="both"/>
        <w:rPr>
          <w:rFonts w:ascii="Times New Roman" w:eastAsia="標楷體" w:hAnsi="Times New Roman" w:cs="Times New Roman"/>
          <w:szCs w:val="24"/>
        </w:rPr>
      </w:pPr>
      <w:r w:rsidRPr="00C01C39">
        <w:rPr>
          <w:rFonts w:ascii="Times New Roman" w:eastAsia="標楷體" w:hAnsi="Times New Roman" w:cs="Times New Roman"/>
          <w:szCs w:val="24"/>
        </w:rPr>
        <w:t>就是萊文貝格－馬夸特方法。如此一來</w:t>
      </w:r>
      <m:oMath>
        <m:r>
          <w:rPr>
            <w:rFonts w:ascii="Cambria Math" w:eastAsia="標楷體" w:hAnsi="Cambria Math" w:cs="Times New Roman"/>
            <w:szCs w:val="24"/>
          </w:rPr>
          <m:t xml:space="preserve"> μ </m:t>
        </m:r>
      </m:oMath>
      <w:r w:rsidRPr="00C01C39">
        <w:rPr>
          <w:rFonts w:ascii="Times New Roman" w:eastAsia="標楷體" w:hAnsi="Times New Roman" w:cs="Times New Roman"/>
          <w:szCs w:val="24"/>
        </w:rPr>
        <w:t>大的時候這種算法會接近</w:t>
      </w:r>
      <w:proofErr w:type="gramStart"/>
      <w:r w:rsidRPr="00C01C39">
        <w:rPr>
          <w:rFonts w:ascii="Times New Roman" w:eastAsia="標楷體" w:hAnsi="Times New Roman" w:cs="Times New Roman"/>
          <w:szCs w:val="24"/>
        </w:rPr>
        <w:t>最</w:t>
      </w:r>
      <w:proofErr w:type="gramEnd"/>
      <w:r w:rsidRPr="00C01C39">
        <w:rPr>
          <w:rFonts w:ascii="Times New Roman" w:eastAsia="標楷體" w:hAnsi="Times New Roman" w:cs="Times New Roman"/>
          <w:szCs w:val="24"/>
        </w:rPr>
        <w:t>速下降法，小的時候會接近高斯</w:t>
      </w:r>
      <w:r w:rsidRPr="00C01C39">
        <w:rPr>
          <w:rFonts w:ascii="Times New Roman" w:eastAsia="標楷體" w:hAnsi="Times New Roman" w:cs="Times New Roman"/>
          <w:szCs w:val="24"/>
        </w:rPr>
        <w:t>-</w:t>
      </w:r>
      <w:r w:rsidRPr="00C01C39">
        <w:rPr>
          <w:rFonts w:ascii="Times New Roman" w:eastAsia="標楷體" w:hAnsi="Times New Roman" w:cs="Times New Roman"/>
          <w:szCs w:val="24"/>
        </w:rPr>
        <w:t>牛頓方法。為了確保每次</w:t>
      </w:r>
      <m:oMath>
        <m:r>
          <w:rPr>
            <w:rFonts w:ascii="Cambria Math" w:eastAsia="標楷體" w:hAnsi="Cambria Math" w:cs="Times New Roman"/>
            <w:szCs w:val="24"/>
          </w:rPr>
          <m:t xml:space="preserve"> ∈ </m:t>
        </m:r>
      </m:oMath>
      <w:r w:rsidRPr="00C01C39">
        <w:rPr>
          <w:rFonts w:ascii="Times New Roman" w:eastAsia="標楷體" w:hAnsi="Times New Roman" w:cs="Times New Roman"/>
          <w:szCs w:val="24"/>
        </w:rPr>
        <w:t>長度的減少：先採用一個小的</w:t>
      </w:r>
      <m:oMath>
        <m:r>
          <w:rPr>
            <w:rFonts w:ascii="Cambria Math" w:eastAsia="標楷體" w:hAnsi="Cambria Math" w:cs="Times New Roman"/>
            <w:szCs w:val="24"/>
          </w:rPr>
          <m:t>μ</m:t>
        </m:r>
      </m:oMath>
      <w:r w:rsidRPr="00C01C39">
        <w:rPr>
          <w:rFonts w:ascii="Times New Roman" w:eastAsia="標楷體" w:hAnsi="Times New Roman" w:cs="Times New Roman"/>
          <w:szCs w:val="24"/>
        </w:rPr>
        <w:t>，如果</w:t>
      </w:r>
      <m:oMath>
        <m:r>
          <w:rPr>
            <w:rFonts w:ascii="Cambria Math" w:eastAsia="標楷體" w:hAnsi="Cambria Math" w:cs="Times New Roman"/>
            <w:szCs w:val="24"/>
          </w:rPr>
          <m:t>∈</m:t>
        </m:r>
      </m:oMath>
      <w:r w:rsidRPr="00C01C39">
        <w:rPr>
          <w:rFonts w:ascii="Times New Roman" w:eastAsia="標楷體" w:hAnsi="Times New Roman" w:cs="Times New Roman"/>
          <w:szCs w:val="24"/>
        </w:rPr>
        <w:t>長度變大就增加</w:t>
      </w:r>
      <m:oMath>
        <m:r>
          <w:rPr>
            <w:rFonts w:ascii="Cambria Math" w:eastAsia="標楷體" w:hAnsi="Cambria Math" w:cs="Times New Roman"/>
            <w:szCs w:val="24"/>
          </w:rPr>
          <m:t>μ</m:t>
        </m:r>
      </m:oMath>
      <w:r w:rsidRPr="00C01C39">
        <w:rPr>
          <w:rFonts w:ascii="Times New Roman" w:eastAsia="標楷體" w:hAnsi="Times New Roman" w:cs="Times New Roman"/>
          <w:szCs w:val="24"/>
        </w:rPr>
        <w:t>。</w:t>
      </w:r>
    </w:p>
    <w:p w14:paraId="6995A3DF" w14:textId="609FC2C8" w:rsidR="005771AC" w:rsidRPr="00C01C39" w:rsidRDefault="00EE5E2F" w:rsidP="00EF2D87">
      <w:pPr>
        <w:jc w:val="both"/>
        <w:rPr>
          <w:rFonts w:ascii="Times New Roman" w:eastAsia="標楷體" w:hAnsi="Times New Roman" w:cs="Times New Roman"/>
          <w:szCs w:val="24"/>
        </w:rPr>
      </w:pPr>
      <w:r w:rsidRPr="00C01C39">
        <w:rPr>
          <w:rFonts w:ascii="Times New Roman" w:eastAsia="標楷體" w:hAnsi="Times New Roman" w:cs="Times New Roman"/>
          <w:szCs w:val="24"/>
        </w:rPr>
        <w:t>這個演算法當以下某些條件達到時結束迭代：</w:t>
      </w:r>
    </w:p>
    <w:p w14:paraId="6C006B83" w14:textId="281FF140" w:rsidR="00EE5E2F" w:rsidRPr="00C01C39" w:rsidRDefault="00EE5E2F" w:rsidP="00EE5E2F">
      <w:pPr>
        <w:pStyle w:val="ad"/>
        <w:numPr>
          <w:ilvl w:val="1"/>
          <w:numId w:val="4"/>
        </w:numPr>
        <w:ind w:leftChars="0"/>
        <w:jc w:val="both"/>
        <w:rPr>
          <w:rFonts w:ascii="Times New Roman" w:eastAsia="標楷體" w:hAnsi="Times New Roman" w:cs="Times New Roman"/>
          <w:szCs w:val="24"/>
        </w:rPr>
      </w:pPr>
      <w:r w:rsidRPr="00C01C39">
        <w:rPr>
          <w:rFonts w:ascii="Times New Roman" w:eastAsia="標楷體" w:hAnsi="Times New Roman" w:cs="Times New Roman"/>
          <w:szCs w:val="24"/>
        </w:rPr>
        <w:t>如果發現</w:t>
      </w:r>
      <m:oMath>
        <m:r>
          <w:rPr>
            <w:rFonts w:ascii="Cambria Math" w:eastAsia="標楷體" w:hAnsi="Cambria Math" w:cs="Times New Roman"/>
            <w:szCs w:val="24"/>
          </w:rPr>
          <m:t xml:space="preserve"> ∈ </m:t>
        </m:r>
      </m:oMath>
      <w:r w:rsidRPr="00C01C39">
        <w:rPr>
          <w:rFonts w:ascii="Times New Roman" w:eastAsia="標楷體" w:hAnsi="Times New Roman" w:cs="Times New Roman"/>
          <w:szCs w:val="24"/>
        </w:rPr>
        <w:t>長度變化小於特定的給定值就結束。</w:t>
      </w:r>
    </w:p>
    <w:p w14:paraId="4CF0E735" w14:textId="2EBCB5A3" w:rsidR="00EE5E2F" w:rsidRPr="00C01C39" w:rsidRDefault="00EE5E2F" w:rsidP="00EE5E2F">
      <w:pPr>
        <w:pStyle w:val="ad"/>
        <w:numPr>
          <w:ilvl w:val="1"/>
          <w:numId w:val="4"/>
        </w:numPr>
        <w:ind w:leftChars="0"/>
        <w:jc w:val="both"/>
        <w:rPr>
          <w:rFonts w:ascii="Times New Roman" w:eastAsia="標楷體" w:hAnsi="Times New Roman" w:cs="Times New Roman"/>
          <w:szCs w:val="24"/>
        </w:rPr>
      </w:pPr>
      <w:r w:rsidRPr="00C01C39">
        <w:rPr>
          <w:rFonts w:ascii="Times New Roman" w:eastAsia="標楷體" w:hAnsi="Times New Roman" w:cs="Times New Roman"/>
          <w:szCs w:val="24"/>
        </w:rPr>
        <w:lastRenderedPageBreak/>
        <w:t>發現</w:t>
      </w:r>
      <m:oMath>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δ</m:t>
            </m:r>
          </m:e>
          <m:sub>
            <m:r>
              <w:rPr>
                <w:rFonts w:ascii="Cambria Math" w:eastAsia="標楷體" w:hAnsi="Cambria Math" w:cs="Times New Roman"/>
                <w:szCs w:val="24"/>
              </w:rPr>
              <m:t>p</m:t>
            </m:r>
          </m:sub>
        </m:sSub>
        <m:r>
          <w:rPr>
            <w:rFonts w:ascii="Cambria Math" w:eastAsia="標楷體" w:hAnsi="Cambria Math" w:cs="Times New Roman"/>
            <w:szCs w:val="24"/>
          </w:rPr>
          <m:t xml:space="preserve"> </m:t>
        </m:r>
      </m:oMath>
      <w:r w:rsidRPr="00C01C39">
        <w:rPr>
          <w:rFonts w:ascii="Times New Roman" w:eastAsia="標楷體" w:hAnsi="Times New Roman" w:cs="Times New Roman"/>
          <w:szCs w:val="24"/>
        </w:rPr>
        <w:t>變化小於特定的給定值就結束。</w:t>
      </w:r>
    </w:p>
    <w:p w14:paraId="0CBEF306" w14:textId="297BE4B5" w:rsidR="00EE5E2F" w:rsidRPr="00C01C39" w:rsidRDefault="00EE5E2F" w:rsidP="00EE5E2F">
      <w:pPr>
        <w:pStyle w:val="ad"/>
        <w:numPr>
          <w:ilvl w:val="1"/>
          <w:numId w:val="4"/>
        </w:numPr>
        <w:ind w:leftChars="0"/>
        <w:jc w:val="both"/>
        <w:rPr>
          <w:rFonts w:ascii="Times New Roman" w:eastAsia="標楷體" w:hAnsi="Times New Roman" w:cs="Times New Roman"/>
          <w:szCs w:val="24"/>
        </w:rPr>
      </w:pPr>
      <w:r w:rsidRPr="00C01C39">
        <w:rPr>
          <w:rFonts w:ascii="Times New Roman" w:eastAsia="標楷體" w:hAnsi="Times New Roman" w:cs="Times New Roman"/>
          <w:szCs w:val="24"/>
        </w:rPr>
        <w:t>到達了迭代的上限設定就結束。</w:t>
      </w:r>
    </w:p>
    <w:p w14:paraId="1101CC06" w14:textId="77777777" w:rsidR="006339A8" w:rsidRPr="00C01C39" w:rsidRDefault="006339A8" w:rsidP="008B0BB1">
      <w:pPr>
        <w:pStyle w:val="ad"/>
        <w:ind w:leftChars="0" w:left="960"/>
        <w:jc w:val="both"/>
        <w:rPr>
          <w:rFonts w:ascii="Times New Roman" w:eastAsia="標楷體" w:hAnsi="Times New Roman" w:cs="Times New Roman"/>
          <w:szCs w:val="24"/>
        </w:rPr>
      </w:pPr>
    </w:p>
    <w:p w14:paraId="1AAD2B72" w14:textId="4881E388" w:rsidR="00546CDB" w:rsidRPr="00C01C39" w:rsidRDefault="00546CDB" w:rsidP="009F55C2">
      <w:pPr>
        <w:jc w:val="both"/>
        <w:outlineLvl w:val="1"/>
        <w:rPr>
          <w:rFonts w:ascii="Times New Roman" w:eastAsia="標楷體" w:hAnsi="Times New Roman" w:cs="Times New Roman"/>
          <w:b/>
          <w:bCs/>
          <w:szCs w:val="24"/>
        </w:rPr>
      </w:pPr>
      <w:bookmarkStart w:id="10" w:name="_Toc92118227"/>
      <w:r w:rsidRPr="00C01C39">
        <w:rPr>
          <w:rFonts w:ascii="Times New Roman" w:eastAsia="標楷體" w:hAnsi="Times New Roman" w:cs="Times New Roman"/>
          <w:b/>
          <w:bCs/>
          <w:szCs w:val="24"/>
        </w:rPr>
        <w:t xml:space="preserve">2.2 </w:t>
      </w:r>
      <w:r w:rsidR="009351D4" w:rsidRPr="00C01C39">
        <w:rPr>
          <w:rFonts w:ascii="Times New Roman" w:eastAsia="標楷體" w:hAnsi="Times New Roman" w:cs="Times New Roman"/>
          <w:b/>
          <w:bCs/>
          <w:szCs w:val="24"/>
        </w:rPr>
        <w:t xml:space="preserve"> </w:t>
      </w:r>
      <w:r w:rsidR="00AE66AB" w:rsidRPr="00C01C39">
        <w:rPr>
          <w:rFonts w:ascii="Times New Roman" w:eastAsia="標楷體" w:hAnsi="Times New Roman" w:cs="Times New Roman"/>
          <w:b/>
          <w:bCs/>
          <w:szCs w:val="24"/>
        </w:rPr>
        <w:t>One Step Secant</w:t>
      </w:r>
      <w:r w:rsidRPr="00C01C39">
        <w:rPr>
          <w:rFonts w:ascii="Times New Roman" w:eastAsia="標楷體" w:hAnsi="Times New Roman" w:cs="Times New Roman"/>
          <w:b/>
          <w:bCs/>
          <w:szCs w:val="24"/>
        </w:rPr>
        <w:t xml:space="preserve"> </w:t>
      </w:r>
      <w:r w:rsidR="00AE66AB" w:rsidRPr="00C01C39">
        <w:rPr>
          <w:rFonts w:ascii="Times New Roman" w:eastAsia="標楷體" w:hAnsi="Times New Roman" w:cs="Times New Roman"/>
          <w:b/>
          <w:bCs/>
          <w:szCs w:val="24"/>
        </w:rPr>
        <w:t>一步割線法</w:t>
      </w:r>
      <w:r w:rsidRPr="00C01C39">
        <w:rPr>
          <w:rFonts w:ascii="Times New Roman" w:eastAsia="標楷體" w:hAnsi="Times New Roman" w:cs="Times New Roman"/>
          <w:b/>
          <w:bCs/>
          <w:szCs w:val="24"/>
        </w:rPr>
        <w:t>(</w:t>
      </w:r>
      <w:r w:rsidR="00AE66AB" w:rsidRPr="00C01C39">
        <w:rPr>
          <w:rFonts w:ascii="Times New Roman" w:eastAsia="標楷體" w:hAnsi="Times New Roman" w:cs="Times New Roman"/>
          <w:b/>
          <w:bCs/>
          <w:szCs w:val="24"/>
        </w:rPr>
        <w:t>OSS</w:t>
      </w:r>
      <w:r w:rsidRPr="00C01C39">
        <w:rPr>
          <w:rFonts w:ascii="Times New Roman" w:eastAsia="標楷體" w:hAnsi="Times New Roman" w:cs="Times New Roman"/>
          <w:b/>
          <w:bCs/>
          <w:szCs w:val="24"/>
        </w:rPr>
        <w:t>)</w:t>
      </w:r>
      <w:bookmarkEnd w:id="10"/>
    </w:p>
    <w:p w14:paraId="6162EFB7" w14:textId="2F49CD9B" w:rsidR="00AE66AB" w:rsidRPr="00C01C39" w:rsidRDefault="00AE66AB" w:rsidP="00AE66AB">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此方法試圖彌合共</w:t>
      </w:r>
      <w:proofErr w:type="gramStart"/>
      <w:r w:rsidRPr="00C01C39">
        <w:rPr>
          <w:rFonts w:ascii="Times New Roman" w:eastAsia="標楷體" w:hAnsi="Times New Roman" w:cs="Times New Roman"/>
          <w:szCs w:val="24"/>
        </w:rPr>
        <w:t>軛梯度算法</w:t>
      </w:r>
      <w:proofErr w:type="gramEnd"/>
      <w:r w:rsidRPr="00C01C39">
        <w:rPr>
          <w:rFonts w:ascii="Times New Roman" w:eastAsia="標楷體" w:hAnsi="Times New Roman" w:cs="Times New Roman"/>
          <w:szCs w:val="24"/>
        </w:rPr>
        <w:t>和</w:t>
      </w:r>
      <w:proofErr w:type="gramStart"/>
      <w:r w:rsidRPr="00C01C39">
        <w:rPr>
          <w:rFonts w:ascii="Times New Roman" w:eastAsia="標楷體" w:hAnsi="Times New Roman" w:cs="Times New Roman"/>
          <w:szCs w:val="24"/>
        </w:rPr>
        <w:t>準</w:t>
      </w:r>
      <w:proofErr w:type="gramEnd"/>
      <w:r w:rsidRPr="00C01C39">
        <w:rPr>
          <w:rFonts w:ascii="Times New Roman" w:eastAsia="標楷體" w:hAnsi="Times New Roman" w:cs="Times New Roman"/>
          <w:szCs w:val="24"/>
        </w:rPr>
        <w:t>牛頓（割線）算法之間的差距。該算法不儲存完整的</w:t>
      </w:r>
      <w:r w:rsidRPr="00C01C39">
        <w:rPr>
          <w:rFonts w:ascii="Times New Roman" w:eastAsia="標楷體" w:hAnsi="Times New Roman" w:cs="Times New Roman"/>
          <w:szCs w:val="24"/>
        </w:rPr>
        <w:t xml:space="preserve"> Hessian </w:t>
      </w:r>
      <w:r w:rsidRPr="00C01C39">
        <w:rPr>
          <w:rFonts w:ascii="Times New Roman" w:eastAsia="標楷體" w:hAnsi="Times New Roman" w:cs="Times New Roman"/>
          <w:szCs w:val="24"/>
        </w:rPr>
        <w:t>矩陣；它假設在每次迭代中，前一個</w:t>
      </w:r>
      <w:r w:rsidRPr="00C01C39">
        <w:rPr>
          <w:rFonts w:ascii="Times New Roman" w:eastAsia="標楷體" w:hAnsi="Times New Roman" w:cs="Times New Roman"/>
          <w:szCs w:val="24"/>
        </w:rPr>
        <w:t xml:space="preserve"> Hessian </w:t>
      </w:r>
      <w:r w:rsidRPr="00C01C39">
        <w:rPr>
          <w:rFonts w:ascii="Times New Roman" w:eastAsia="標楷體" w:hAnsi="Times New Roman" w:cs="Times New Roman"/>
          <w:szCs w:val="24"/>
        </w:rPr>
        <w:t>是單位矩陣，此具有額外的優勢，即可以在不計算逆矩陣的情況下計算新的搜索方向。</w:t>
      </w:r>
    </w:p>
    <w:p w14:paraId="1A48C3F1" w14:textId="7D821159" w:rsidR="001D4FCC" w:rsidRPr="00C01C39" w:rsidRDefault="001D4FCC" w:rsidP="001D4FCC">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只要權重、淨輸入和傳遞函數</w:t>
      </w:r>
      <w:proofErr w:type="gramStart"/>
      <w:r w:rsidRPr="00C01C39">
        <w:rPr>
          <w:rFonts w:ascii="Times New Roman" w:eastAsia="標楷體" w:hAnsi="Times New Roman" w:cs="Times New Roman"/>
          <w:szCs w:val="24"/>
        </w:rPr>
        <w:t>具有導數函數</w:t>
      </w:r>
      <w:proofErr w:type="gramEnd"/>
      <w:r w:rsidRPr="00C01C39">
        <w:rPr>
          <w:rFonts w:ascii="Times New Roman" w:eastAsia="標楷體" w:hAnsi="Times New Roman" w:cs="Times New Roman"/>
          <w:szCs w:val="24"/>
        </w:rPr>
        <w:t>，</w:t>
      </w:r>
      <w:proofErr w:type="spellStart"/>
      <w:r w:rsidRPr="00C01C39">
        <w:rPr>
          <w:rFonts w:ascii="Times New Roman" w:eastAsia="標楷體" w:hAnsi="Times New Roman" w:cs="Times New Roman"/>
          <w:szCs w:val="24"/>
        </w:rPr>
        <w:t>trainoss</w:t>
      </w:r>
      <w:proofErr w:type="spellEnd"/>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就能訓練任何網絡。</w:t>
      </w:r>
    </w:p>
    <w:p w14:paraId="7337CEA5" w14:textId="77777777" w:rsidR="001D4FCC" w:rsidRPr="00C01C39" w:rsidRDefault="001D4FCC" w:rsidP="001D4FCC">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反向傳播用於計算性能</w:t>
      </w:r>
      <w:r w:rsidRPr="00C01C39">
        <w:rPr>
          <w:rFonts w:ascii="Times New Roman" w:eastAsia="標楷體" w:hAnsi="Times New Roman" w:cs="Times New Roman"/>
          <w:szCs w:val="24"/>
        </w:rPr>
        <w:t xml:space="preserve"> perf </w:t>
      </w:r>
      <w:r w:rsidRPr="00C01C39">
        <w:rPr>
          <w:rFonts w:ascii="Times New Roman" w:eastAsia="標楷體" w:hAnsi="Times New Roman" w:cs="Times New Roman"/>
          <w:szCs w:val="24"/>
        </w:rPr>
        <w:t>相對於權重和</w:t>
      </w:r>
      <w:proofErr w:type="gramStart"/>
      <w:r w:rsidRPr="00C01C39">
        <w:rPr>
          <w:rFonts w:ascii="Times New Roman" w:eastAsia="標楷體" w:hAnsi="Times New Roman" w:cs="Times New Roman"/>
          <w:szCs w:val="24"/>
        </w:rPr>
        <w:t>偏差變量</w:t>
      </w:r>
      <w:proofErr w:type="gramEnd"/>
      <w:r w:rsidRPr="00C01C39">
        <w:rPr>
          <w:rFonts w:ascii="Times New Roman" w:eastAsia="標楷體" w:hAnsi="Times New Roman" w:cs="Times New Roman"/>
          <w:szCs w:val="24"/>
        </w:rPr>
        <w:t xml:space="preserve"> X </w:t>
      </w:r>
      <w:proofErr w:type="gramStart"/>
      <w:r w:rsidRPr="00C01C39">
        <w:rPr>
          <w:rFonts w:ascii="Times New Roman" w:eastAsia="標楷體" w:hAnsi="Times New Roman" w:cs="Times New Roman"/>
          <w:szCs w:val="24"/>
        </w:rPr>
        <w:t>的導數</w:t>
      </w:r>
      <w:proofErr w:type="gramEnd"/>
      <w:r w:rsidRPr="00C01C39">
        <w:rPr>
          <w:rFonts w:ascii="Times New Roman" w:eastAsia="標楷體" w:hAnsi="Times New Roman" w:cs="Times New Roman"/>
          <w:szCs w:val="24"/>
        </w:rPr>
        <w:t>。每</w:t>
      </w:r>
      <w:proofErr w:type="gramStart"/>
      <w:r w:rsidRPr="00C01C39">
        <w:rPr>
          <w:rFonts w:ascii="Times New Roman" w:eastAsia="標楷體" w:hAnsi="Times New Roman" w:cs="Times New Roman"/>
          <w:szCs w:val="24"/>
        </w:rPr>
        <w:t>個變量</w:t>
      </w:r>
      <w:proofErr w:type="gramEnd"/>
      <w:r w:rsidRPr="00C01C39">
        <w:rPr>
          <w:rFonts w:ascii="Times New Roman" w:eastAsia="標楷體" w:hAnsi="Times New Roman" w:cs="Times New Roman"/>
          <w:szCs w:val="24"/>
        </w:rPr>
        <w:t>根據以下內容進行調整：</w:t>
      </w:r>
      <w:r w:rsidRPr="00C01C39">
        <w:rPr>
          <w:rFonts w:ascii="Times New Roman" w:eastAsia="標楷體" w:hAnsi="Times New Roman" w:cs="Times New Roman"/>
          <w:szCs w:val="24"/>
        </w:rPr>
        <w:tab/>
      </w:r>
    </w:p>
    <w:p w14:paraId="66075667" w14:textId="72FBB7E8" w:rsidR="001D4FCC" w:rsidRPr="00C01C39" w:rsidRDefault="001D4FCC" w:rsidP="001D4FCC">
      <w:pPr>
        <w:ind w:left="480" w:firstLine="480"/>
        <w:jc w:val="both"/>
        <w:rPr>
          <w:rFonts w:ascii="Times New Roman" w:eastAsia="標楷體" w:hAnsi="Times New Roman" w:cs="Times New Roman"/>
          <w:szCs w:val="24"/>
        </w:rPr>
      </w:pPr>
      <m:oMathPara>
        <m:oMathParaPr>
          <m:jc m:val="left"/>
        </m:oMathParaPr>
        <m:oMath>
          <m:r>
            <w:rPr>
              <w:rFonts w:ascii="Cambria Math" w:eastAsia="標楷體" w:hAnsi="Cambria Math" w:cs="Times New Roman"/>
              <w:szCs w:val="24"/>
            </w:rPr>
            <m:t>X=X+a*dX</m:t>
          </m:r>
        </m:oMath>
      </m:oMathPara>
    </w:p>
    <w:p w14:paraId="3DCB45C7" w14:textId="06980A0F" w:rsidR="000A63BF" w:rsidRPr="00C01C39" w:rsidRDefault="000A63BF" w:rsidP="000A63BF">
      <w:pPr>
        <w:jc w:val="both"/>
        <w:rPr>
          <w:rFonts w:ascii="Times New Roman" w:eastAsia="標楷體" w:hAnsi="Times New Roman" w:cs="Times New Roman"/>
          <w:szCs w:val="24"/>
        </w:rPr>
      </w:pPr>
      <w:r w:rsidRPr="00C01C39">
        <w:rPr>
          <w:rFonts w:ascii="Times New Roman" w:eastAsia="標楷體" w:hAnsi="Times New Roman" w:cs="Times New Roman"/>
          <w:szCs w:val="24"/>
        </w:rPr>
        <w:tab/>
      </w:r>
      <w:r w:rsidRPr="00C01C39">
        <w:rPr>
          <w:rFonts w:ascii="Times New Roman" w:eastAsia="標楷體" w:hAnsi="Times New Roman" w:cs="Times New Roman"/>
          <w:szCs w:val="24"/>
        </w:rPr>
        <w:t>其中</w:t>
      </w:r>
      <w:r w:rsidRPr="00C01C39">
        <w:rPr>
          <w:rFonts w:ascii="Times New Roman" w:eastAsia="標楷體" w:hAnsi="Times New Roman" w:cs="Times New Roman"/>
          <w:szCs w:val="24"/>
        </w:rPr>
        <w:t xml:space="preserve"> </w:t>
      </w:r>
      <w:proofErr w:type="spellStart"/>
      <w:r w:rsidRPr="00C01C39">
        <w:rPr>
          <w:rFonts w:ascii="Times New Roman" w:eastAsia="標楷體" w:hAnsi="Times New Roman" w:cs="Times New Roman"/>
          <w:szCs w:val="24"/>
        </w:rPr>
        <w:t>dX</w:t>
      </w:r>
      <w:proofErr w:type="spellEnd"/>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是搜索方向。參數</w:t>
      </w:r>
      <w:r w:rsidRPr="00C01C39">
        <w:rPr>
          <w:rFonts w:ascii="Times New Roman" w:eastAsia="標楷體" w:hAnsi="Times New Roman" w:cs="Times New Roman"/>
          <w:szCs w:val="24"/>
        </w:rPr>
        <w:t>a</w:t>
      </w:r>
      <w:r w:rsidRPr="00C01C39">
        <w:rPr>
          <w:rFonts w:ascii="Times New Roman" w:eastAsia="標楷體" w:hAnsi="Times New Roman" w:cs="Times New Roman"/>
          <w:szCs w:val="24"/>
        </w:rPr>
        <w:t>被選擇來沿著搜索方向做最小化表現。線搜索函數</w:t>
      </w:r>
      <w:proofErr w:type="spellStart"/>
      <w:r w:rsidRPr="00C01C39">
        <w:rPr>
          <w:rFonts w:ascii="Times New Roman" w:eastAsia="標楷體" w:hAnsi="Times New Roman" w:cs="Times New Roman"/>
          <w:szCs w:val="24"/>
        </w:rPr>
        <w:t>searchFcn</w:t>
      </w:r>
      <w:proofErr w:type="spellEnd"/>
      <w:r w:rsidRPr="00C01C39">
        <w:rPr>
          <w:rFonts w:ascii="Times New Roman" w:eastAsia="標楷體" w:hAnsi="Times New Roman" w:cs="Times New Roman"/>
          <w:szCs w:val="24"/>
        </w:rPr>
        <w:t>用於定位最小值點。第一個搜索方向</w:t>
      </w:r>
      <w:proofErr w:type="gramStart"/>
      <w:r w:rsidRPr="00C01C39">
        <w:rPr>
          <w:rFonts w:ascii="Times New Roman" w:eastAsia="標楷體" w:hAnsi="Times New Roman" w:cs="Times New Roman"/>
          <w:szCs w:val="24"/>
        </w:rPr>
        <w:t>表現梯</w:t>
      </w:r>
      <w:proofErr w:type="gramEnd"/>
      <w:r w:rsidRPr="00C01C39">
        <w:rPr>
          <w:rFonts w:ascii="Times New Roman" w:eastAsia="標楷體" w:hAnsi="Times New Roman" w:cs="Times New Roman"/>
          <w:szCs w:val="24"/>
        </w:rPr>
        <w:t>度是負值。在隨後的迭代中，根據以下公式，</w:t>
      </w:r>
      <w:proofErr w:type="gramStart"/>
      <w:r w:rsidRPr="00C01C39">
        <w:rPr>
          <w:rFonts w:ascii="Times New Roman" w:eastAsia="標楷體" w:hAnsi="Times New Roman" w:cs="Times New Roman"/>
          <w:szCs w:val="24"/>
        </w:rPr>
        <w:t>根據新梯度</w:t>
      </w:r>
      <w:proofErr w:type="gramEnd"/>
      <w:r w:rsidRPr="00C01C39">
        <w:rPr>
          <w:rFonts w:ascii="Times New Roman" w:eastAsia="標楷體" w:hAnsi="Times New Roman" w:cs="Times New Roman"/>
          <w:szCs w:val="24"/>
        </w:rPr>
        <w:t>和先前的步驟和</w:t>
      </w:r>
      <w:proofErr w:type="gramStart"/>
      <w:r w:rsidRPr="00C01C39">
        <w:rPr>
          <w:rFonts w:ascii="Times New Roman" w:eastAsia="標楷體" w:hAnsi="Times New Roman" w:cs="Times New Roman"/>
          <w:szCs w:val="24"/>
        </w:rPr>
        <w:t>梯度</w:t>
      </w:r>
      <w:proofErr w:type="gramEnd"/>
      <w:r w:rsidRPr="00C01C39">
        <w:rPr>
          <w:rFonts w:ascii="Times New Roman" w:eastAsia="標楷體" w:hAnsi="Times New Roman" w:cs="Times New Roman"/>
          <w:szCs w:val="24"/>
        </w:rPr>
        <w:t>計算搜索方向：</w:t>
      </w:r>
    </w:p>
    <w:p w14:paraId="11C69D8B" w14:textId="03E5ECA8" w:rsidR="000A63BF" w:rsidRPr="00C01C39" w:rsidRDefault="000A63BF" w:rsidP="000A63BF">
      <w:pPr>
        <w:ind w:left="480" w:firstLine="480"/>
        <w:jc w:val="both"/>
        <w:rPr>
          <w:rFonts w:ascii="Times New Roman" w:eastAsia="標楷體" w:hAnsi="Times New Roman" w:cs="Times New Roman"/>
          <w:szCs w:val="24"/>
        </w:rPr>
      </w:pPr>
      <m:oMathPara>
        <m:oMathParaPr>
          <m:jc m:val="left"/>
        </m:oMathParaPr>
        <m:oMath>
          <m:r>
            <w:rPr>
              <w:rFonts w:ascii="Cambria Math" w:eastAsia="標楷體" w:hAnsi="Cambria Math" w:cs="Times New Roman"/>
              <w:szCs w:val="24"/>
            </w:rPr>
            <m:t>dX=-gX+Ac*</m:t>
          </m:r>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step</m:t>
              </m:r>
            </m:sub>
          </m:sSub>
          <m:r>
            <w:rPr>
              <w:rFonts w:ascii="Cambria Math" w:eastAsia="標楷體" w:hAnsi="Cambria Math" w:cs="Times New Roman"/>
              <w:szCs w:val="24"/>
            </w:rPr>
            <m:t>+Bc*dgX</m:t>
          </m:r>
        </m:oMath>
      </m:oMathPara>
    </w:p>
    <w:p w14:paraId="26B4A919" w14:textId="4B01A99C" w:rsidR="008B7BD9" w:rsidRPr="00C01C39" w:rsidRDefault="008B7BD9" w:rsidP="008B7BD9">
      <w:pPr>
        <w:jc w:val="both"/>
        <w:rPr>
          <w:rFonts w:ascii="Times New Roman" w:eastAsia="標楷體" w:hAnsi="Times New Roman" w:cs="Times New Roman"/>
          <w:szCs w:val="24"/>
        </w:rPr>
      </w:pPr>
      <w:r w:rsidRPr="00C01C39">
        <w:rPr>
          <w:rFonts w:ascii="Times New Roman" w:eastAsia="標楷體" w:hAnsi="Times New Roman" w:cs="Times New Roman"/>
          <w:szCs w:val="24"/>
        </w:rPr>
        <w:tab/>
      </w:r>
      <w:r w:rsidRPr="00C01C39">
        <w:rPr>
          <w:rFonts w:ascii="Times New Roman" w:eastAsia="標楷體" w:hAnsi="Times New Roman" w:cs="Times New Roman"/>
          <w:szCs w:val="24"/>
        </w:rPr>
        <w:t>其中</w:t>
      </w:r>
      <w:r w:rsidR="00E82C56" w:rsidRPr="00C01C39">
        <w:rPr>
          <w:rFonts w:ascii="Times New Roman" w:eastAsia="標楷體" w:hAnsi="Times New Roman" w:cs="Times New Roman"/>
          <w:szCs w:val="24"/>
        </w:rPr>
        <w:t xml:space="preserve"> </w:t>
      </w:r>
      <m:oMath>
        <m:r>
          <w:rPr>
            <w:rFonts w:ascii="Cambria Math" w:eastAsia="標楷體" w:hAnsi="Cambria Math" w:cs="Times New Roman"/>
            <w:szCs w:val="24"/>
          </w:rPr>
          <m:t xml:space="preserve">gX </m:t>
        </m:r>
      </m:oMath>
      <w:proofErr w:type="gramStart"/>
      <w:r w:rsidRPr="00C01C39">
        <w:rPr>
          <w:rFonts w:ascii="Times New Roman" w:eastAsia="標楷體" w:hAnsi="Times New Roman" w:cs="Times New Roman"/>
          <w:szCs w:val="24"/>
        </w:rPr>
        <w:t>是梯度</w:t>
      </w:r>
      <w:proofErr w:type="gramEnd"/>
      <w:r w:rsidRPr="00C01C39">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step</m:t>
            </m:r>
          </m:sub>
        </m:sSub>
      </m:oMath>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是前一次迭代權重的變化，</w:t>
      </w:r>
      <m:oMath>
        <m:r>
          <w:rPr>
            <w:rFonts w:ascii="Cambria Math" w:eastAsia="標楷體" w:hAnsi="Cambria Math" w:cs="Times New Roman"/>
            <w:szCs w:val="24"/>
          </w:rPr>
          <m:t>dgX</m:t>
        </m:r>
      </m:oMath>
      <w:r w:rsidRPr="00C01C39">
        <w:rPr>
          <w:rFonts w:ascii="Times New Roman" w:eastAsia="標楷體" w:hAnsi="Times New Roman" w:cs="Times New Roman"/>
          <w:szCs w:val="24"/>
        </w:rPr>
        <w:t>是上次迭代的梯度變化。</w:t>
      </w:r>
    </w:p>
    <w:p w14:paraId="395DE318" w14:textId="6B0B2505" w:rsidR="00E82C56" w:rsidRPr="00C01C39" w:rsidRDefault="00E82C56" w:rsidP="00E82C56">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當出現以下任何一種情況時，訓練就會停止：</w:t>
      </w:r>
    </w:p>
    <w:p w14:paraId="1A7557B1" w14:textId="666A8F28" w:rsidR="00E82C56" w:rsidRPr="00C01C39" w:rsidRDefault="00E82C56" w:rsidP="00E82C56">
      <w:pPr>
        <w:pStyle w:val="ad"/>
        <w:numPr>
          <w:ilvl w:val="0"/>
          <w:numId w:val="2"/>
        </w:numPr>
        <w:ind w:leftChars="0"/>
        <w:jc w:val="both"/>
        <w:rPr>
          <w:rFonts w:ascii="Times New Roman" w:eastAsia="標楷體" w:hAnsi="Times New Roman" w:cs="Times New Roman"/>
          <w:szCs w:val="24"/>
        </w:rPr>
      </w:pPr>
      <w:r w:rsidRPr="00C01C39">
        <w:rPr>
          <w:rFonts w:ascii="Times New Roman" w:eastAsia="標楷體" w:hAnsi="Times New Roman" w:cs="Times New Roman"/>
          <w:szCs w:val="24"/>
        </w:rPr>
        <w:t>達到最大時期數（重複）。</w:t>
      </w:r>
    </w:p>
    <w:p w14:paraId="1CA6D7AC" w14:textId="6F0C5C2F" w:rsidR="00E82C56" w:rsidRPr="00C01C39" w:rsidRDefault="00E82C56" w:rsidP="00E82C56">
      <w:pPr>
        <w:pStyle w:val="ad"/>
        <w:numPr>
          <w:ilvl w:val="0"/>
          <w:numId w:val="2"/>
        </w:numPr>
        <w:ind w:leftChars="0"/>
        <w:jc w:val="both"/>
        <w:rPr>
          <w:rFonts w:ascii="Times New Roman" w:eastAsia="標楷體" w:hAnsi="Times New Roman" w:cs="Times New Roman"/>
          <w:szCs w:val="24"/>
        </w:rPr>
      </w:pPr>
      <w:r w:rsidRPr="00C01C39">
        <w:rPr>
          <w:rFonts w:ascii="Times New Roman" w:eastAsia="標楷體" w:hAnsi="Times New Roman" w:cs="Times New Roman"/>
          <w:szCs w:val="24"/>
        </w:rPr>
        <w:t>已超過最大時間。</w:t>
      </w:r>
    </w:p>
    <w:p w14:paraId="45765509" w14:textId="0A96A0B8" w:rsidR="00E82C56" w:rsidRPr="00C01C39" w:rsidRDefault="00E82C56" w:rsidP="00E82C56">
      <w:pPr>
        <w:pStyle w:val="ad"/>
        <w:numPr>
          <w:ilvl w:val="0"/>
          <w:numId w:val="2"/>
        </w:numPr>
        <w:ind w:leftChars="0"/>
        <w:jc w:val="both"/>
        <w:rPr>
          <w:rFonts w:ascii="Times New Roman" w:eastAsia="標楷體" w:hAnsi="Times New Roman" w:cs="Times New Roman"/>
          <w:szCs w:val="24"/>
        </w:rPr>
      </w:pPr>
      <w:r w:rsidRPr="00C01C39">
        <w:rPr>
          <w:rFonts w:ascii="Times New Roman" w:eastAsia="標楷體" w:hAnsi="Times New Roman" w:cs="Times New Roman"/>
          <w:szCs w:val="24"/>
        </w:rPr>
        <w:t>表現被最小化到目標。</w:t>
      </w:r>
    </w:p>
    <w:p w14:paraId="5CD70372" w14:textId="64C690D3" w:rsidR="00E82C56" w:rsidRPr="00C01C39" w:rsidRDefault="00E82C56" w:rsidP="00E82C56">
      <w:pPr>
        <w:pStyle w:val="ad"/>
        <w:numPr>
          <w:ilvl w:val="0"/>
          <w:numId w:val="2"/>
        </w:numPr>
        <w:ind w:leftChars="0"/>
        <w:jc w:val="both"/>
        <w:rPr>
          <w:rFonts w:ascii="Times New Roman" w:eastAsia="標楷體" w:hAnsi="Times New Roman" w:cs="Times New Roman"/>
          <w:szCs w:val="24"/>
        </w:rPr>
      </w:pPr>
      <w:proofErr w:type="gramStart"/>
      <w:r w:rsidRPr="00C01C39">
        <w:rPr>
          <w:rFonts w:ascii="Times New Roman" w:eastAsia="標楷體" w:hAnsi="Times New Roman" w:cs="Times New Roman"/>
          <w:szCs w:val="24"/>
        </w:rPr>
        <w:t>表現梯</w:t>
      </w:r>
      <w:proofErr w:type="gramEnd"/>
      <w:r w:rsidRPr="00C01C39">
        <w:rPr>
          <w:rFonts w:ascii="Times New Roman" w:eastAsia="標楷體" w:hAnsi="Times New Roman" w:cs="Times New Roman"/>
          <w:szCs w:val="24"/>
        </w:rPr>
        <w:t>度低於</w:t>
      </w:r>
      <w:r w:rsidRPr="00C01C39">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grad</m:t>
            </m:r>
          </m:sub>
        </m:sSub>
      </m:oMath>
      <w:r w:rsidRPr="00C01C39">
        <w:rPr>
          <w:rFonts w:ascii="Times New Roman" w:eastAsia="標楷體" w:hAnsi="Times New Roman" w:cs="Times New Roman"/>
          <w:szCs w:val="24"/>
        </w:rPr>
        <w:t>。</w:t>
      </w:r>
    </w:p>
    <w:p w14:paraId="19D497DF" w14:textId="0CFCB49C" w:rsidR="00E82C56" w:rsidRPr="00C01C39" w:rsidRDefault="00E82C56" w:rsidP="00E82C56">
      <w:pPr>
        <w:pStyle w:val="ad"/>
        <w:numPr>
          <w:ilvl w:val="0"/>
          <w:numId w:val="2"/>
        </w:numPr>
        <w:ind w:leftChars="0"/>
        <w:jc w:val="both"/>
        <w:rPr>
          <w:rFonts w:ascii="Times New Roman" w:eastAsia="標楷體" w:hAnsi="Times New Roman" w:cs="Times New Roman"/>
          <w:szCs w:val="24"/>
        </w:rPr>
      </w:pPr>
      <w:r w:rsidRPr="00C01C39">
        <w:rPr>
          <w:rFonts w:ascii="Times New Roman" w:eastAsia="標楷體" w:hAnsi="Times New Roman" w:cs="Times New Roman"/>
          <w:szCs w:val="24"/>
        </w:rPr>
        <w:t>自上次下降（使用驗證時）以來，驗證表現增加了超過</w:t>
      </w:r>
      <w:r w:rsidRPr="00C01C39">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fail</m:t>
            </m:r>
          </m:sub>
        </m:sSub>
      </m:oMath>
      <w:r w:rsidRPr="00C01C39">
        <w:rPr>
          <w:rFonts w:ascii="Times New Roman" w:eastAsia="標楷體" w:hAnsi="Times New Roman" w:cs="Times New Roman"/>
          <w:szCs w:val="24"/>
        </w:rPr>
        <w:t>次。</w:t>
      </w:r>
    </w:p>
    <w:p w14:paraId="55A98183" w14:textId="77777777" w:rsidR="006339A8" w:rsidRPr="00C01C39" w:rsidRDefault="006339A8" w:rsidP="006339A8">
      <w:pPr>
        <w:pStyle w:val="ad"/>
        <w:ind w:leftChars="0" w:left="960"/>
        <w:jc w:val="both"/>
        <w:rPr>
          <w:rFonts w:ascii="Times New Roman" w:eastAsia="標楷體" w:hAnsi="Times New Roman" w:cs="Times New Roman"/>
          <w:szCs w:val="24"/>
        </w:rPr>
      </w:pPr>
    </w:p>
    <w:p w14:paraId="4B421A43" w14:textId="75B86960" w:rsidR="00D44C2F" w:rsidRPr="00C01C39" w:rsidRDefault="00546CDB" w:rsidP="00BB4290">
      <w:pPr>
        <w:jc w:val="both"/>
        <w:outlineLvl w:val="1"/>
        <w:rPr>
          <w:rFonts w:ascii="Times New Roman" w:eastAsia="標楷體" w:hAnsi="Times New Roman" w:cs="Times New Roman"/>
          <w:b/>
          <w:bCs/>
          <w:szCs w:val="24"/>
        </w:rPr>
      </w:pPr>
      <w:bookmarkStart w:id="11" w:name="_Toc92118228"/>
      <w:r w:rsidRPr="00C01C39">
        <w:rPr>
          <w:rFonts w:ascii="Times New Roman" w:eastAsia="標楷體" w:hAnsi="Times New Roman" w:cs="Times New Roman"/>
          <w:b/>
          <w:bCs/>
          <w:szCs w:val="24"/>
        </w:rPr>
        <w:t>2.3</w:t>
      </w:r>
      <w:r w:rsidR="00463591" w:rsidRPr="00C01C39">
        <w:rPr>
          <w:rFonts w:ascii="Times New Roman" w:eastAsia="標楷體" w:hAnsi="Times New Roman" w:cs="Times New Roman"/>
          <w:b/>
          <w:bCs/>
          <w:szCs w:val="24"/>
        </w:rPr>
        <w:t xml:space="preserve"> </w:t>
      </w:r>
      <w:r w:rsidR="009351D4" w:rsidRPr="00C01C39">
        <w:rPr>
          <w:rFonts w:ascii="Times New Roman" w:eastAsia="標楷體" w:hAnsi="Times New Roman" w:cs="Times New Roman"/>
          <w:b/>
          <w:bCs/>
          <w:szCs w:val="24"/>
        </w:rPr>
        <w:t xml:space="preserve"> </w:t>
      </w:r>
      <w:r w:rsidR="00463591" w:rsidRPr="00C01C39">
        <w:rPr>
          <w:rFonts w:ascii="Times New Roman" w:eastAsia="標楷體" w:hAnsi="Times New Roman" w:cs="Times New Roman"/>
          <w:b/>
          <w:bCs/>
          <w:szCs w:val="24"/>
        </w:rPr>
        <w:t>Gradient Descent with Adaptive Learning Rate</w:t>
      </w:r>
      <w:r w:rsidR="00D44C2F" w:rsidRPr="00C01C39">
        <w:rPr>
          <w:rFonts w:ascii="Times New Roman" w:eastAsia="標楷體" w:hAnsi="Times New Roman" w:cs="Times New Roman"/>
          <w:b/>
          <w:bCs/>
          <w:szCs w:val="24"/>
        </w:rPr>
        <w:t>具有自適應學習率的梯度下降</w:t>
      </w:r>
      <w:r w:rsidR="006656CA" w:rsidRPr="00C01C39">
        <w:rPr>
          <w:rFonts w:ascii="Times New Roman" w:eastAsia="標楷體" w:hAnsi="Times New Roman" w:cs="Times New Roman"/>
          <w:b/>
          <w:bCs/>
          <w:szCs w:val="24"/>
        </w:rPr>
        <w:t>(GDA)</w:t>
      </w:r>
      <w:bookmarkEnd w:id="11"/>
      <w:r w:rsidR="00463591" w:rsidRPr="00C01C39">
        <w:rPr>
          <w:rFonts w:ascii="Times New Roman" w:eastAsia="標楷體" w:hAnsi="Times New Roman" w:cs="Times New Roman"/>
          <w:b/>
          <w:bCs/>
          <w:szCs w:val="24"/>
        </w:rPr>
        <w:t xml:space="preserve"> </w:t>
      </w:r>
    </w:p>
    <w:p w14:paraId="6A727DCB" w14:textId="1FC07CDC" w:rsidR="00D44C2F" w:rsidRPr="00C01C39" w:rsidRDefault="00D44C2F" w:rsidP="00AD3BD6">
      <w:pPr>
        <w:jc w:val="both"/>
        <w:rPr>
          <w:rFonts w:ascii="Times New Roman" w:eastAsia="標楷體" w:hAnsi="Times New Roman" w:cs="Times New Roman"/>
          <w:szCs w:val="24"/>
        </w:rPr>
      </w:pPr>
      <w:r w:rsidRPr="00C01C39">
        <w:rPr>
          <w:rFonts w:ascii="Times New Roman" w:eastAsia="標楷體" w:hAnsi="Times New Roman" w:cs="Times New Roman"/>
          <w:szCs w:val="24"/>
        </w:rPr>
        <w:tab/>
      </w:r>
      <w:r w:rsidRPr="00C01C39">
        <w:rPr>
          <w:rFonts w:ascii="Times New Roman" w:eastAsia="標楷體" w:hAnsi="Times New Roman" w:cs="Times New Roman"/>
          <w:szCs w:val="24"/>
        </w:rPr>
        <w:t>作為對傳統梯度下降算法的改進，可以利用自適應梯度下降優化算法或自適應學習率方法。以下為幾種算法：</w:t>
      </w:r>
    </w:p>
    <w:p w14:paraId="3682D200" w14:textId="5BC65ADD" w:rsidR="00D44C2F" w:rsidRPr="00C01C39" w:rsidRDefault="00D44C2F" w:rsidP="00AD3BD6">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Momentum</w:t>
      </w:r>
      <w:r w:rsidRPr="00C01C39">
        <w:rPr>
          <w:rFonts w:ascii="Times New Roman" w:eastAsia="標楷體" w:hAnsi="Times New Roman" w:cs="Times New Roman"/>
          <w:szCs w:val="24"/>
        </w:rPr>
        <w:t>可以看作是</w:t>
      </w:r>
      <w:r w:rsidRPr="00C01C39">
        <w:rPr>
          <w:rFonts w:ascii="Times New Roman" w:eastAsia="標楷體" w:hAnsi="Times New Roman" w:cs="Times New Roman"/>
          <w:szCs w:val="24"/>
        </w:rPr>
        <w:t xml:space="preserve"> SGD </w:t>
      </w:r>
      <w:r w:rsidRPr="00C01C39">
        <w:rPr>
          <w:rFonts w:ascii="Times New Roman" w:eastAsia="標楷體" w:hAnsi="Times New Roman" w:cs="Times New Roman"/>
          <w:szCs w:val="24"/>
        </w:rPr>
        <w:t>的演變。</w:t>
      </w:r>
    </w:p>
    <w:p w14:paraId="2DC736A4" w14:textId="2464D07C" w:rsidR="00D44C2F" w:rsidRPr="00C01C39" w:rsidRDefault="0087194F" w:rsidP="00AD3BD6">
      <w:pPr>
        <w:ind w:left="480" w:firstLine="480"/>
        <w:jc w:val="both"/>
        <w:rPr>
          <w:rFonts w:ascii="Times New Roman" w:eastAsia="標楷體" w:hAnsi="Times New Roman" w:cs="Times New Roman"/>
          <w:szCs w:val="24"/>
        </w:rPr>
      </w:pPr>
      <m:oMathPara>
        <m:oMathParaPr>
          <m:jc m:val="left"/>
        </m:oMathParaP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t</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γv</m:t>
              </m:r>
            </m:e>
            <m:sub>
              <m:r>
                <w:rPr>
                  <w:rFonts w:ascii="Cambria Math" w:eastAsia="標楷體" w:hAnsi="Cambria Math" w:cs="Times New Roman"/>
                  <w:szCs w:val="24"/>
                </w:rPr>
                <m:t>t</m:t>
              </m:r>
              <m:r>
                <m:rPr>
                  <m:sty m:val="p"/>
                </m:rPr>
                <w:rPr>
                  <w:rFonts w:ascii="Cambria Math" w:eastAsia="標楷體" w:hAnsi="Cambria Math" w:cs="Times New Roman"/>
                  <w:szCs w:val="24"/>
                </w:rPr>
                <m:t>-1</m:t>
              </m:r>
            </m:sub>
          </m:sSub>
          <m:r>
            <m:rPr>
              <m:sty m:val="p"/>
            </m:rPr>
            <w:rPr>
              <w:rFonts w:ascii="Cambria Math" w:eastAsia="標楷體" w:hAnsi="Cambria Math" w:cs="Times New Roman"/>
              <w:szCs w:val="24"/>
            </w:rPr>
            <m:t>+</m:t>
          </m:r>
          <m:r>
            <w:rPr>
              <w:rFonts w:ascii="Cambria Math" w:eastAsia="標楷體" w:hAnsi="Cambria Math" w:cs="Times New Roman"/>
              <w:szCs w:val="24"/>
            </w:rPr>
            <m:t>η</m:t>
          </m:r>
          <m:sSub>
            <m:sSubPr>
              <m:ctrlPr>
                <w:rPr>
                  <w:rFonts w:ascii="Cambria Math" w:eastAsia="標楷體" w:hAnsi="Cambria Math" w:cs="Times New Roman"/>
                  <w:szCs w:val="24"/>
                </w:rPr>
              </m:ctrlPr>
            </m:sSubPr>
            <m:e>
              <m:r>
                <w:rPr>
                  <w:rFonts w:ascii="Cambria Math" w:eastAsia="標楷體" w:hAnsi="Cambria Math" w:cs="Times New Roman"/>
                  <w:szCs w:val="24"/>
                </w:rPr>
                <m:t>∇</m:t>
              </m:r>
            </m:e>
            <m:sub>
              <m:r>
                <w:rPr>
                  <w:rFonts w:ascii="Cambria Math" w:eastAsia="標楷體" w:hAnsi="Cambria Math" w:cs="Times New Roman"/>
                  <w:szCs w:val="24"/>
                </w:rPr>
                <m:t>θ</m:t>
              </m:r>
            </m:sub>
          </m:sSub>
          <m:r>
            <w:rPr>
              <w:rFonts w:ascii="Cambria Math" w:eastAsia="標楷體" w:hAnsi="Cambria Math" w:cs="Times New Roman"/>
              <w:szCs w:val="24"/>
            </w:rPr>
            <m:t>J</m:t>
          </m:r>
          <m:r>
            <m:rPr>
              <m:sty m:val="p"/>
            </m:rPr>
            <w:rPr>
              <w:rFonts w:ascii="Cambria Math" w:eastAsia="標楷體" w:hAnsi="Cambria Math" w:cs="Times New Roman"/>
              <w:szCs w:val="24"/>
            </w:rPr>
            <m:t>(</m:t>
          </m:r>
          <m:r>
            <w:rPr>
              <w:rFonts w:ascii="Cambria Math" w:eastAsia="標楷體" w:hAnsi="Cambria Math" w:cs="Times New Roman"/>
              <w:szCs w:val="24"/>
            </w:rPr>
            <m:t>θ</m:t>
          </m:r>
          <m:r>
            <m:rPr>
              <m:sty m:val="p"/>
            </m:rPr>
            <w:rPr>
              <w:rFonts w:ascii="Cambria Math" w:eastAsia="標楷體" w:hAnsi="Cambria Math" w:cs="Times New Roman"/>
              <w:szCs w:val="24"/>
            </w:rPr>
            <m:t>)</m:t>
          </m:r>
        </m:oMath>
      </m:oMathPara>
    </w:p>
    <w:p w14:paraId="6398A720" w14:textId="6D91FA98" w:rsidR="00D44C2F" w:rsidRPr="00C01C39" w:rsidRDefault="00D44C2F" w:rsidP="00AD3BD6">
      <w:pPr>
        <w:ind w:left="480" w:firstLine="480"/>
        <w:jc w:val="both"/>
        <w:rPr>
          <w:rFonts w:ascii="Times New Roman" w:eastAsia="標楷體" w:hAnsi="Times New Roman" w:cs="Times New Roman"/>
          <w:szCs w:val="24"/>
        </w:rPr>
      </w:pPr>
      <m:oMathPara>
        <m:oMathParaPr>
          <m:jc m:val="left"/>
        </m:oMathParaPr>
        <m:oMath>
          <m:r>
            <w:rPr>
              <w:rFonts w:ascii="Cambria Math" w:eastAsia="標楷體" w:hAnsi="Cambria Math" w:cs="Times New Roman"/>
              <w:szCs w:val="24"/>
            </w:rPr>
            <m:t>θ</m:t>
          </m:r>
          <m:r>
            <m:rPr>
              <m:sty m:val="p"/>
            </m:rPr>
            <w:rPr>
              <w:rFonts w:ascii="Cambria Math" w:eastAsia="標楷體" w:hAnsi="Cambria Math" w:cs="Times New Roman"/>
              <w:szCs w:val="24"/>
            </w:rPr>
            <m:t>=</m:t>
          </m:r>
          <m:r>
            <w:rPr>
              <w:rFonts w:ascii="Cambria Math" w:eastAsia="標楷體" w:hAnsi="Cambria Math" w:cs="Times New Roman"/>
              <w:szCs w:val="24"/>
            </w:rPr>
            <m:t>θ</m:t>
          </m:r>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t</m:t>
              </m:r>
            </m:sub>
          </m:sSub>
        </m:oMath>
      </m:oMathPara>
    </w:p>
    <w:p w14:paraId="144797ED" w14:textId="6AB4BD7E" w:rsidR="00F850C5" w:rsidRPr="00C01C39" w:rsidRDefault="00F850C5" w:rsidP="00AD3BD6">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雖然</w:t>
      </w:r>
      <w:r w:rsidRPr="00C01C39">
        <w:rPr>
          <w:rFonts w:ascii="Times New Roman" w:eastAsia="標楷體" w:hAnsi="Times New Roman" w:cs="Times New Roman"/>
          <w:szCs w:val="24"/>
        </w:rPr>
        <w:t xml:space="preserve"> SGD </w:t>
      </w:r>
      <w:r w:rsidRPr="00C01C39">
        <w:rPr>
          <w:rFonts w:ascii="Times New Roman" w:eastAsia="標楷體" w:hAnsi="Times New Roman" w:cs="Times New Roman"/>
          <w:szCs w:val="24"/>
        </w:rPr>
        <w:t>在梯度的一個方向上具有陡峭曲線的數據存在問題，但</w:t>
      </w:r>
      <w:r w:rsidRPr="00C01C39">
        <w:rPr>
          <w:rFonts w:ascii="Times New Roman" w:eastAsia="標楷體" w:hAnsi="Times New Roman" w:cs="Times New Roman"/>
          <w:szCs w:val="24"/>
        </w:rPr>
        <w:t xml:space="preserve"> Momentum</w:t>
      </w:r>
      <w:proofErr w:type="gramStart"/>
      <w:r w:rsidRPr="00C01C39">
        <w:rPr>
          <w:rFonts w:ascii="Times New Roman" w:eastAsia="標楷體" w:hAnsi="Times New Roman" w:cs="Times New Roman"/>
          <w:szCs w:val="24"/>
        </w:rPr>
        <w:t>通過在乘以</w:t>
      </w:r>
      <w:proofErr w:type="gramEnd"/>
      <w:r w:rsidRPr="00C01C39">
        <w:rPr>
          <w:rFonts w:ascii="Times New Roman" w:eastAsia="標楷體" w:hAnsi="Times New Roman" w:cs="Times New Roman"/>
          <w:szCs w:val="24"/>
        </w:rPr>
        <w:t xml:space="preserve"> γ</w:t>
      </w:r>
      <w:r w:rsidRPr="00C01C39">
        <w:rPr>
          <w:rFonts w:ascii="Times New Roman" w:eastAsia="標楷體" w:hAnsi="Times New Roman" w:cs="Times New Roman"/>
          <w:szCs w:val="24"/>
        </w:rPr>
        <w:t>（通常約為</w:t>
      </w:r>
      <w:r w:rsidRPr="00C01C39">
        <w:rPr>
          <w:rFonts w:ascii="Times New Roman" w:eastAsia="標楷體" w:hAnsi="Times New Roman" w:cs="Times New Roman"/>
          <w:szCs w:val="24"/>
        </w:rPr>
        <w:t xml:space="preserve"> 0.9 (1)</w:t>
      </w:r>
      <w:r w:rsidRPr="00C01C39">
        <w:rPr>
          <w:rFonts w:ascii="Times New Roman" w:eastAsia="標楷體" w:hAnsi="Times New Roman" w:cs="Times New Roman"/>
          <w:szCs w:val="24"/>
        </w:rPr>
        <w:t>）之前添加時間步的更新向量來規避這一問題。</w:t>
      </w:r>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打個</w:t>
      </w:r>
      <w:proofErr w:type="gramStart"/>
      <w:r w:rsidRPr="00C01C39">
        <w:rPr>
          <w:rFonts w:ascii="Times New Roman" w:eastAsia="標楷體" w:hAnsi="Times New Roman" w:cs="Times New Roman"/>
          <w:szCs w:val="24"/>
        </w:rPr>
        <w:t>比方，</w:t>
      </w:r>
      <w:proofErr w:type="gramEnd"/>
      <w:r w:rsidRPr="00C01C39">
        <w:rPr>
          <w:rFonts w:ascii="Times New Roman" w:eastAsia="標楷體" w:hAnsi="Times New Roman" w:cs="Times New Roman"/>
          <w:szCs w:val="24"/>
        </w:rPr>
        <w:t>你可以想像一個球</w:t>
      </w:r>
      <w:proofErr w:type="gramStart"/>
      <w:r w:rsidRPr="00C01C39">
        <w:rPr>
          <w:rFonts w:ascii="Times New Roman" w:eastAsia="標楷體" w:hAnsi="Times New Roman" w:cs="Times New Roman"/>
          <w:szCs w:val="24"/>
        </w:rPr>
        <w:t>沿著梯度滾</w:t>
      </w:r>
      <w:proofErr w:type="gramEnd"/>
      <w:r w:rsidRPr="00C01C39">
        <w:rPr>
          <w:rFonts w:ascii="Times New Roman" w:eastAsia="標楷體" w:hAnsi="Times New Roman" w:cs="Times New Roman"/>
          <w:szCs w:val="24"/>
        </w:rPr>
        <w:t>下，收集動量（因此得名），同時仍然受到風阻的影響（</w:t>
      </w:r>
      <w:r w:rsidRPr="00C01C39">
        <w:rPr>
          <w:rFonts w:ascii="Times New Roman" w:eastAsia="標楷體" w:hAnsi="Times New Roman" w:cs="Times New Roman"/>
          <w:szCs w:val="24"/>
        </w:rPr>
        <w:t>0&lt;γ&lt;1</w:t>
      </w:r>
      <w:r w:rsidRPr="00C01C39">
        <w:rPr>
          <w:rFonts w:ascii="Times New Roman" w:eastAsia="標楷體" w:hAnsi="Times New Roman" w:cs="Times New Roman"/>
          <w:szCs w:val="24"/>
        </w:rPr>
        <w:t>）。</w:t>
      </w:r>
    </w:p>
    <w:p w14:paraId="19B48F9D" w14:textId="6DC7B109" w:rsidR="00F850C5" w:rsidRPr="00C01C39" w:rsidRDefault="00F850C5" w:rsidP="00AD3BD6">
      <w:pPr>
        <w:ind w:firstLine="480"/>
        <w:jc w:val="both"/>
        <w:rPr>
          <w:rFonts w:ascii="Times New Roman" w:eastAsia="標楷體" w:hAnsi="Times New Roman" w:cs="Times New Roman"/>
          <w:szCs w:val="24"/>
        </w:rPr>
      </w:pPr>
      <w:proofErr w:type="spellStart"/>
      <w:r w:rsidRPr="00C01C39">
        <w:rPr>
          <w:rFonts w:ascii="Times New Roman" w:eastAsia="標楷體" w:hAnsi="Times New Roman" w:cs="Times New Roman"/>
          <w:szCs w:val="24"/>
        </w:rPr>
        <w:t>Nesterov</w:t>
      </w:r>
      <w:proofErr w:type="spellEnd"/>
      <w:r w:rsidRPr="00C01C39">
        <w:rPr>
          <w:rFonts w:ascii="Times New Roman" w:eastAsia="標楷體" w:hAnsi="Times New Roman" w:cs="Times New Roman"/>
          <w:szCs w:val="24"/>
        </w:rPr>
        <w:t>加速梯度可以看作是對</w:t>
      </w:r>
      <w:r w:rsidRPr="00C01C39">
        <w:rPr>
          <w:rFonts w:ascii="Times New Roman" w:eastAsia="標楷體" w:hAnsi="Times New Roman" w:cs="Times New Roman"/>
          <w:szCs w:val="24"/>
        </w:rPr>
        <w:t>Momentum</w:t>
      </w:r>
      <w:r w:rsidRPr="00C01C39">
        <w:rPr>
          <w:rFonts w:ascii="Times New Roman" w:eastAsia="標楷體" w:hAnsi="Times New Roman" w:cs="Times New Roman"/>
          <w:szCs w:val="24"/>
        </w:rPr>
        <w:t>的進一步增強。</w:t>
      </w:r>
    </w:p>
    <w:p w14:paraId="0A545BBE" w14:textId="06F22E24" w:rsidR="00F850C5" w:rsidRPr="00C01C39" w:rsidRDefault="0087194F" w:rsidP="00AD3BD6">
      <w:pPr>
        <w:ind w:left="480" w:firstLine="480"/>
        <w:jc w:val="both"/>
        <w:rPr>
          <w:rFonts w:ascii="Times New Roman" w:eastAsia="標楷體" w:hAnsi="Times New Roman" w:cs="Times New Roman"/>
          <w:szCs w:val="24"/>
        </w:rPr>
      </w:pPr>
      <m:oMathPara>
        <m:oMathParaPr>
          <m:jc m:val="left"/>
        </m:oMathParaP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t</m:t>
              </m:r>
            </m:sub>
          </m:sSub>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γv</m:t>
              </m:r>
            </m:e>
            <m:sub>
              <m:r>
                <w:rPr>
                  <w:rFonts w:ascii="Cambria Math" w:eastAsia="標楷體" w:hAnsi="Cambria Math" w:cs="Times New Roman"/>
                  <w:szCs w:val="24"/>
                </w:rPr>
                <m:t>t</m:t>
              </m:r>
              <m:r>
                <m:rPr>
                  <m:sty m:val="p"/>
                </m:rPr>
                <w:rPr>
                  <w:rFonts w:ascii="Cambria Math" w:eastAsia="標楷體" w:hAnsi="Cambria Math" w:cs="Times New Roman"/>
                  <w:szCs w:val="24"/>
                </w:rPr>
                <m:t>-1</m:t>
              </m:r>
            </m:sub>
          </m:sSub>
          <m:r>
            <m:rPr>
              <m:sty m:val="p"/>
            </m:rPr>
            <w:rPr>
              <w:rFonts w:ascii="Cambria Math" w:eastAsia="標楷體" w:hAnsi="Cambria Math" w:cs="Times New Roman"/>
              <w:szCs w:val="24"/>
            </w:rPr>
            <m:t>+</m:t>
          </m:r>
          <m:r>
            <w:rPr>
              <w:rFonts w:ascii="Cambria Math" w:eastAsia="標楷體" w:hAnsi="Cambria Math" w:cs="Times New Roman"/>
              <w:szCs w:val="24"/>
            </w:rPr>
            <m:t>η</m:t>
          </m:r>
          <m:sSub>
            <m:sSubPr>
              <m:ctrlPr>
                <w:rPr>
                  <w:rFonts w:ascii="Cambria Math" w:eastAsia="標楷體" w:hAnsi="Cambria Math" w:cs="Times New Roman"/>
                  <w:szCs w:val="24"/>
                </w:rPr>
              </m:ctrlPr>
            </m:sSubPr>
            <m:e>
              <m:r>
                <w:rPr>
                  <w:rFonts w:ascii="Cambria Math" w:eastAsia="標楷體" w:hAnsi="Cambria Math" w:cs="Times New Roman"/>
                  <w:szCs w:val="24"/>
                </w:rPr>
                <m:t>∇</m:t>
              </m:r>
            </m:e>
            <m:sub>
              <m:r>
                <w:rPr>
                  <w:rFonts w:ascii="Cambria Math" w:eastAsia="標楷體" w:hAnsi="Cambria Math" w:cs="Times New Roman"/>
                  <w:szCs w:val="24"/>
                </w:rPr>
                <m:t>θ</m:t>
              </m:r>
            </m:sub>
          </m:sSub>
          <m:r>
            <w:rPr>
              <w:rFonts w:ascii="Cambria Math" w:eastAsia="標楷體" w:hAnsi="Cambria Math" w:cs="Times New Roman"/>
              <w:szCs w:val="24"/>
            </w:rPr>
            <m:t>J</m:t>
          </m:r>
          <m:r>
            <m:rPr>
              <m:sty m:val="p"/>
            </m:rPr>
            <w:rPr>
              <w:rFonts w:ascii="Cambria Math" w:eastAsia="標楷體" w:hAnsi="Cambria Math" w:cs="Times New Roman"/>
              <w:szCs w:val="24"/>
            </w:rPr>
            <m:t>(</m:t>
          </m:r>
          <m:r>
            <w:rPr>
              <w:rFonts w:ascii="Cambria Math" w:eastAsia="標楷體" w:hAnsi="Cambria Math" w:cs="Times New Roman"/>
              <w:szCs w:val="24"/>
            </w:rPr>
            <m:t>θ</m:t>
          </m:r>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γv</m:t>
              </m:r>
            </m:e>
            <m:sub>
              <m:r>
                <w:rPr>
                  <w:rFonts w:ascii="Cambria Math" w:eastAsia="標楷體" w:hAnsi="Cambria Math" w:cs="Times New Roman"/>
                  <w:szCs w:val="24"/>
                </w:rPr>
                <m:t>t</m:t>
              </m:r>
              <m:r>
                <m:rPr>
                  <m:sty m:val="p"/>
                </m:rPr>
                <w:rPr>
                  <w:rFonts w:ascii="Cambria Math" w:eastAsia="標楷體" w:hAnsi="Cambria Math" w:cs="Times New Roman"/>
                  <w:szCs w:val="24"/>
                </w:rPr>
                <m:t>-1</m:t>
              </m:r>
            </m:sub>
          </m:sSub>
          <m:r>
            <m:rPr>
              <m:sty m:val="p"/>
            </m:rPr>
            <w:rPr>
              <w:rFonts w:ascii="Cambria Math" w:eastAsia="標楷體" w:hAnsi="Cambria Math" w:cs="Times New Roman"/>
              <w:szCs w:val="24"/>
            </w:rPr>
            <m:t>)</m:t>
          </m:r>
        </m:oMath>
      </m:oMathPara>
    </w:p>
    <w:p w14:paraId="61504BFB" w14:textId="77777777" w:rsidR="00F850C5" w:rsidRPr="00C01C39" w:rsidRDefault="00F850C5" w:rsidP="00AD3BD6">
      <w:pPr>
        <w:ind w:left="480" w:firstLine="480"/>
        <w:jc w:val="both"/>
        <w:rPr>
          <w:rFonts w:ascii="Times New Roman" w:eastAsia="標楷體" w:hAnsi="Times New Roman" w:cs="Times New Roman"/>
          <w:szCs w:val="24"/>
        </w:rPr>
      </w:pPr>
      <m:oMathPara>
        <m:oMathParaPr>
          <m:jc m:val="left"/>
        </m:oMathParaPr>
        <m:oMath>
          <m:r>
            <w:rPr>
              <w:rFonts w:ascii="Cambria Math" w:eastAsia="標楷體" w:hAnsi="Cambria Math" w:cs="Times New Roman"/>
              <w:szCs w:val="24"/>
            </w:rPr>
            <m:t>θ</m:t>
          </m:r>
          <m:r>
            <m:rPr>
              <m:sty m:val="p"/>
            </m:rPr>
            <w:rPr>
              <w:rFonts w:ascii="Cambria Math" w:eastAsia="標楷體" w:hAnsi="Cambria Math" w:cs="Times New Roman"/>
              <w:szCs w:val="24"/>
            </w:rPr>
            <m:t>=</m:t>
          </m:r>
          <m:r>
            <w:rPr>
              <w:rFonts w:ascii="Cambria Math" w:eastAsia="標楷體" w:hAnsi="Cambria Math" w:cs="Times New Roman"/>
              <w:szCs w:val="24"/>
            </w:rPr>
            <m:t>θ</m:t>
          </m:r>
          <m:r>
            <m:rPr>
              <m:sty m:val="p"/>
            </m:rP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t</m:t>
              </m:r>
            </m:sub>
          </m:sSub>
        </m:oMath>
      </m:oMathPara>
    </w:p>
    <w:p w14:paraId="4B3E2718" w14:textId="4AA2EFBA" w:rsidR="00F850C5" w:rsidRPr="00C01C39" w:rsidRDefault="00DE10EC" w:rsidP="00AD3BD6">
      <w:pPr>
        <w:jc w:val="both"/>
        <w:rPr>
          <w:rFonts w:ascii="Times New Roman" w:eastAsia="標楷體" w:hAnsi="Times New Roman" w:cs="Times New Roman"/>
          <w:szCs w:val="24"/>
        </w:rPr>
      </w:pPr>
      <w:r w:rsidRPr="00C01C39">
        <w:rPr>
          <w:rFonts w:ascii="Times New Roman" w:eastAsia="標楷體" w:hAnsi="Times New Roman" w:cs="Times New Roman"/>
          <w:noProof/>
          <w:szCs w:val="24"/>
        </w:rPr>
        <w:lastRenderedPageBreak/>
        <w:drawing>
          <wp:anchor distT="0" distB="0" distL="114300" distR="114300" simplePos="0" relativeHeight="251658240" behindDoc="0" locked="0" layoutInCell="1" allowOverlap="1" wp14:anchorId="370C9EB1" wp14:editId="30A7D60F">
            <wp:simplePos x="0" y="0"/>
            <wp:positionH relativeFrom="margin">
              <wp:align>center</wp:align>
            </wp:positionH>
            <wp:positionV relativeFrom="paragraph">
              <wp:posOffset>733425</wp:posOffset>
            </wp:positionV>
            <wp:extent cx="2813050" cy="1524385"/>
            <wp:effectExtent l="0" t="0" r="635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3050" cy="1524385"/>
                    </a:xfrm>
                    <a:prstGeom prst="rect">
                      <a:avLst/>
                    </a:prstGeom>
                  </pic:spPr>
                </pic:pic>
              </a:graphicData>
            </a:graphic>
          </wp:anchor>
        </w:drawing>
      </w:r>
      <w:r w:rsidR="00F850C5" w:rsidRPr="00C01C39">
        <w:rPr>
          <w:rFonts w:ascii="Times New Roman" w:eastAsia="標楷體" w:hAnsi="Times New Roman" w:cs="Times New Roman"/>
          <w:szCs w:val="24"/>
        </w:rPr>
        <w:tab/>
      </w:r>
      <w:r w:rsidR="00F850C5" w:rsidRPr="00C01C39">
        <w:rPr>
          <w:rFonts w:ascii="Times New Roman" w:eastAsia="標楷體" w:hAnsi="Times New Roman" w:cs="Times New Roman"/>
          <w:szCs w:val="24"/>
        </w:rPr>
        <w:t>該算法以</w:t>
      </w:r>
      <w:r w:rsidR="00F850C5" w:rsidRPr="00C01C39">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γv</m:t>
            </m:r>
          </m:e>
          <m:sub>
            <m:r>
              <w:rPr>
                <w:rFonts w:ascii="Cambria Math" w:eastAsia="標楷體" w:hAnsi="Cambria Math" w:cs="Times New Roman"/>
                <w:szCs w:val="24"/>
              </w:rPr>
              <m:t>t</m:t>
            </m:r>
            <m:r>
              <m:rPr>
                <m:sty m:val="p"/>
              </m:rPr>
              <w:rPr>
                <w:rFonts w:ascii="Cambria Math" w:eastAsia="標楷體" w:hAnsi="Cambria Math" w:cs="Times New Roman"/>
                <w:szCs w:val="24"/>
              </w:rPr>
              <m:t>-1</m:t>
            </m:r>
          </m:sub>
        </m:sSub>
      </m:oMath>
      <w:r w:rsidR="00F850C5" w:rsidRPr="00C01C39">
        <w:rPr>
          <w:rFonts w:ascii="Times New Roman" w:eastAsia="標楷體" w:hAnsi="Times New Roman" w:cs="Times New Roman"/>
          <w:szCs w:val="24"/>
        </w:rPr>
        <w:t xml:space="preserve"> </w:t>
      </w:r>
      <w:r w:rsidR="00F850C5" w:rsidRPr="00C01C39">
        <w:rPr>
          <w:rFonts w:ascii="Times New Roman" w:eastAsia="標楷體" w:hAnsi="Times New Roman" w:cs="Times New Roman"/>
          <w:szCs w:val="24"/>
        </w:rPr>
        <w:t>的形式添加了對下一步的猜測。</w:t>
      </w:r>
      <w:r w:rsidR="00F850C5" w:rsidRPr="00C01C39">
        <w:rPr>
          <w:rFonts w:ascii="Times New Roman" w:eastAsia="標楷體" w:hAnsi="Times New Roman" w:cs="Times New Roman"/>
          <w:szCs w:val="24"/>
        </w:rPr>
        <w:t xml:space="preserve"> </w:t>
      </w:r>
      <w:r w:rsidR="00F850C5" w:rsidRPr="00C01C39">
        <w:rPr>
          <w:rFonts w:ascii="Times New Roman" w:eastAsia="標楷體" w:hAnsi="Times New Roman" w:cs="Times New Roman"/>
          <w:szCs w:val="24"/>
        </w:rPr>
        <w:t>在圖</w:t>
      </w:r>
      <w:r w:rsidR="006E2FA5" w:rsidRPr="00C01C39">
        <w:rPr>
          <w:rFonts w:ascii="Times New Roman" w:eastAsia="標楷體" w:hAnsi="Times New Roman" w:cs="Times New Roman"/>
          <w:szCs w:val="24"/>
        </w:rPr>
        <w:t>2.1</w:t>
      </w:r>
      <w:r w:rsidR="00F850C5" w:rsidRPr="00C01C39">
        <w:rPr>
          <w:rFonts w:ascii="Times New Roman" w:eastAsia="標楷體" w:hAnsi="Times New Roman" w:cs="Times New Roman"/>
          <w:szCs w:val="24"/>
        </w:rPr>
        <w:t>中可以找到</w:t>
      </w:r>
      <w:r w:rsidR="00F850C5" w:rsidRPr="00C01C39">
        <w:rPr>
          <w:rFonts w:ascii="Times New Roman" w:eastAsia="標楷體" w:hAnsi="Times New Roman" w:cs="Times New Roman"/>
          <w:szCs w:val="24"/>
        </w:rPr>
        <w:t>Momentum</w:t>
      </w:r>
      <w:r w:rsidR="00F850C5" w:rsidRPr="00C01C39">
        <w:rPr>
          <w:rFonts w:ascii="Times New Roman" w:eastAsia="標楷體" w:hAnsi="Times New Roman" w:cs="Times New Roman"/>
          <w:szCs w:val="24"/>
        </w:rPr>
        <w:t>和</w:t>
      </w:r>
      <w:proofErr w:type="spellStart"/>
      <w:r w:rsidR="00F850C5" w:rsidRPr="00C01C39">
        <w:rPr>
          <w:rFonts w:ascii="Times New Roman" w:eastAsia="標楷體" w:hAnsi="Times New Roman" w:cs="Times New Roman"/>
          <w:szCs w:val="24"/>
        </w:rPr>
        <w:t>Nesterov</w:t>
      </w:r>
      <w:proofErr w:type="spellEnd"/>
      <w:r w:rsidR="00F850C5" w:rsidRPr="00C01C39">
        <w:rPr>
          <w:rFonts w:ascii="Times New Roman" w:eastAsia="標楷體" w:hAnsi="Times New Roman" w:cs="Times New Roman"/>
          <w:szCs w:val="24"/>
        </w:rPr>
        <w:t>加速梯度的前兩</w:t>
      </w:r>
      <w:proofErr w:type="gramStart"/>
      <w:r w:rsidR="00F850C5" w:rsidRPr="00C01C39">
        <w:rPr>
          <w:rFonts w:ascii="Times New Roman" w:eastAsia="標楷體" w:hAnsi="Times New Roman" w:cs="Times New Roman"/>
          <w:szCs w:val="24"/>
        </w:rPr>
        <w:t>個</w:t>
      </w:r>
      <w:proofErr w:type="gramEnd"/>
      <w:r w:rsidR="00F850C5" w:rsidRPr="00C01C39">
        <w:rPr>
          <w:rFonts w:ascii="Times New Roman" w:eastAsia="標楷體" w:hAnsi="Times New Roman" w:cs="Times New Roman"/>
          <w:szCs w:val="24"/>
        </w:rPr>
        <w:t>步驟的比較。附加項導致考慮上一步的誤差，與動量相比加速了進度。</w:t>
      </w:r>
    </w:p>
    <w:p w14:paraId="75500693" w14:textId="53EF6DB0" w:rsidR="006F168F" w:rsidRPr="00C01C39" w:rsidRDefault="006E2FA5" w:rsidP="006E2FA5">
      <w:pPr>
        <w:jc w:val="center"/>
        <w:rPr>
          <w:rFonts w:ascii="Times New Roman" w:eastAsia="標楷體" w:hAnsi="Times New Roman" w:cs="Times New Roman"/>
          <w:szCs w:val="24"/>
        </w:rPr>
      </w:pPr>
      <w:r w:rsidRPr="00C01C39">
        <w:rPr>
          <w:rFonts w:ascii="Times New Roman" w:eastAsia="標楷體" w:hAnsi="Times New Roman" w:cs="Times New Roman"/>
          <w:szCs w:val="24"/>
        </w:rPr>
        <w:t>圖</w:t>
      </w:r>
      <w:r w:rsidRPr="00C01C39">
        <w:rPr>
          <w:rFonts w:ascii="Times New Roman" w:eastAsia="標楷體" w:hAnsi="Times New Roman" w:cs="Times New Roman"/>
          <w:szCs w:val="24"/>
        </w:rPr>
        <w:t xml:space="preserve">2.1 </w:t>
      </w:r>
      <w:bookmarkStart w:id="12" w:name="_Hlk90821159"/>
      <w:r w:rsidRPr="00C01C39">
        <w:rPr>
          <w:rFonts w:ascii="Times New Roman" w:eastAsia="標楷體" w:hAnsi="Times New Roman" w:cs="Times New Roman"/>
          <w:szCs w:val="24"/>
        </w:rPr>
        <w:t>Momentum</w:t>
      </w:r>
      <w:r w:rsidRPr="00C01C39">
        <w:rPr>
          <w:rFonts w:ascii="Times New Roman" w:eastAsia="標楷體" w:hAnsi="Times New Roman" w:cs="Times New Roman"/>
          <w:szCs w:val="24"/>
        </w:rPr>
        <w:t>和</w:t>
      </w:r>
      <w:proofErr w:type="spellStart"/>
      <w:r w:rsidRPr="00C01C39">
        <w:rPr>
          <w:rFonts w:ascii="Times New Roman" w:eastAsia="標楷體" w:hAnsi="Times New Roman" w:cs="Times New Roman"/>
          <w:szCs w:val="24"/>
        </w:rPr>
        <w:t>Nesterov</w:t>
      </w:r>
      <w:proofErr w:type="spellEnd"/>
      <w:r w:rsidRPr="00C01C39">
        <w:rPr>
          <w:rFonts w:ascii="Times New Roman" w:eastAsia="標楷體" w:hAnsi="Times New Roman" w:cs="Times New Roman"/>
          <w:szCs w:val="24"/>
        </w:rPr>
        <w:t>加速梯度</w:t>
      </w:r>
      <w:bookmarkEnd w:id="12"/>
    </w:p>
    <w:p w14:paraId="234FD8EC" w14:textId="77777777" w:rsidR="006339A8" w:rsidRPr="00C01C39" w:rsidRDefault="006339A8" w:rsidP="006E2FA5">
      <w:pPr>
        <w:jc w:val="center"/>
        <w:rPr>
          <w:rFonts w:ascii="Times New Roman" w:eastAsia="標楷體" w:hAnsi="Times New Roman" w:cs="Times New Roman"/>
          <w:szCs w:val="24"/>
        </w:rPr>
      </w:pPr>
    </w:p>
    <w:p w14:paraId="03C96523" w14:textId="7FDE821C" w:rsidR="00F850C5" w:rsidRPr="00C01C39" w:rsidRDefault="00F850C5" w:rsidP="00AD3BD6">
      <w:pPr>
        <w:jc w:val="both"/>
        <w:rPr>
          <w:rFonts w:ascii="Times New Roman" w:eastAsia="標楷體" w:hAnsi="Times New Roman" w:cs="Times New Roman"/>
          <w:szCs w:val="24"/>
        </w:rPr>
      </w:pPr>
      <w:r w:rsidRPr="00C01C39">
        <w:rPr>
          <w:rFonts w:ascii="Times New Roman" w:eastAsia="標楷體" w:hAnsi="Times New Roman" w:cs="Times New Roman"/>
          <w:szCs w:val="24"/>
        </w:rPr>
        <w:tab/>
      </w:r>
      <w:r w:rsidRPr="00C01C39">
        <w:rPr>
          <w:rFonts w:ascii="Times New Roman" w:eastAsia="標楷體" w:hAnsi="Times New Roman" w:cs="Times New Roman"/>
          <w:szCs w:val="24"/>
        </w:rPr>
        <w:t>與</w:t>
      </w:r>
      <w:r w:rsidRPr="00C01C39">
        <w:rPr>
          <w:rFonts w:ascii="Times New Roman" w:eastAsia="標楷體" w:hAnsi="Times New Roman" w:cs="Times New Roman"/>
          <w:szCs w:val="24"/>
        </w:rPr>
        <w:t xml:space="preserve"> </w:t>
      </w:r>
      <w:proofErr w:type="spellStart"/>
      <w:r w:rsidRPr="00C01C39">
        <w:rPr>
          <w:rFonts w:ascii="Times New Roman" w:eastAsia="標楷體" w:hAnsi="Times New Roman" w:cs="Times New Roman"/>
          <w:szCs w:val="24"/>
        </w:rPr>
        <w:t>Nesterov</w:t>
      </w:r>
      <w:proofErr w:type="spellEnd"/>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加速梯度相反，</w:t>
      </w:r>
      <w:proofErr w:type="spellStart"/>
      <w:r w:rsidRPr="00C01C39">
        <w:rPr>
          <w:rFonts w:ascii="Times New Roman" w:eastAsia="標楷體" w:hAnsi="Times New Roman" w:cs="Times New Roman"/>
          <w:szCs w:val="24"/>
        </w:rPr>
        <w:t>Adagrad</w:t>
      </w:r>
      <w:proofErr w:type="spellEnd"/>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在其運行時調整其學習率</w:t>
      </w:r>
      <w:r w:rsidRPr="00C01C39">
        <w:rPr>
          <w:rFonts w:ascii="Times New Roman" w:eastAsia="標楷體" w:hAnsi="Times New Roman" w:cs="Times New Roman"/>
          <w:szCs w:val="24"/>
        </w:rPr>
        <w:t xml:space="preserve"> η</w:t>
      </w:r>
      <w:r w:rsidRPr="00C01C39">
        <w:rPr>
          <w:rFonts w:ascii="Times New Roman" w:eastAsia="標楷體" w:hAnsi="Times New Roman" w:cs="Times New Roman"/>
          <w:szCs w:val="24"/>
        </w:rPr>
        <w:t>，並在每</w:t>
      </w:r>
      <w:proofErr w:type="gramStart"/>
      <w:r w:rsidRPr="00C01C39">
        <w:rPr>
          <w:rFonts w:ascii="Times New Roman" w:eastAsia="標楷體" w:hAnsi="Times New Roman" w:cs="Times New Roman"/>
          <w:szCs w:val="24"/>
        </w:rPr>
        <w:t>個時間步長</w:t>
      </w:r>
      <w:proofErr w:type="gramEnd"/>
      <w:r w:rsidRPr="00C01C39">
        <w:rPr>
          <w:rFonts w:ascii="Times New Roman" w:eastAsia="標楷體" w:hAnsi="Times New Roman" w:cs="Times New Roman"/>
          <w:szCs w:val="24"/>
        </w:rPr>
        <w:t xml:space="preserve"> t </w:t>
      </w:r>
      <w:r w:rsidRPr="00C01C39">
        <w:rPr>
          <w:rFonts w:ascii="Times New Roman" w:eastAsia="標楷體" w:hAnsi="Times New Roman" w:cs="Times New Roman"/>
          <w:szCs w:val="24"/>
        </w:rPr>
        <w:t>期間分別更新其參數</w:t>
      </w:r>
      <w:r w:rsidRPr="00C01C39">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C01C39">
        <w:rPr>
          <w:rFonts w:ascii="Times New Roman" w:eastAsia="標楷體" w:hAnsi="Times New Roman" w:cs="Times New Roman"/>
          <w:szCs w:val="24"/>
        </w:rPr>
        <w:t>。它必須如此，因為</w:t>
      </w:r>
      <w:r w:rsidRPr="00C01C39">
        <w:rPr>
          <w:rFonts w:ascii="Times New Roman" w:eastAsia="標楷體" w:hAnsi="Times New Roman" w:cs="Times New Roman"/>
          <w:szCs w:val="24"/>
        </w:rPr>
        <w:t xml:space="preserve"> η </w:t>
      </w:r>
      <w:r w:rsidRPr="00C01C39">
        <w:rPr>
          <w:rFonts w:ascii="Times New Roman" w:eastAsia="標楷體" w:hAnsi="Times New Roman" w:cs="Times New Roman"/>
          <w:szCs w:val="24"/>
        </w:rPr>
        <w:t>自己適應每</w:t>
      </w:r>
      <w:proofErr w:type="gramStart"/>
      <w:r w:rsidRPr="00C01C39">
        <w:rPr>
          <w:rFonts w:ascii="Times New Roman" w:eastAsia="標楷體" w:hAnsi="Times New Roman" w:cs="Times New Roman"/>
          <w:szCs w:val="24"/>
        </w:rPr>
        <w:t>個</w:t>
      </w:r>
      <w:proofErr w:type="gramEnd"/>
      <w:r w:rsidRPr="00C01C39">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C01C39">
        <w:rPr>
          <w:rFonts w:ascii="Times New Roman" w:eastAsia="標楷體" w:hAnsi="Times New Roman" w:cs="Times New Roman"/>
          <w:szCs w:val="24"/>
        </w:rPr>
        <w:t>。</w:t>
      </w:r>
    </w:p>
    <w:p w14:paraId="16327093" w14:textId="77777777" w:rsidR="006339A8" w:rsidRPr="00C01C39" w:rsidRDefault="006339A8" w:rsidP="00AD3BD6">
      <w:pPr>
        <w:jc w:val="both"/>
        <w:rPr>
          <w:rFonts w:ascii="Times New Roman" w:eastAsia="標楷體" w:hAnsi="Times New Roman" w:cs="Times New Roman"/>
          <w:szCs w:val="24"/>
        </w:rPr>
      </w:pPr>
    </w:p>
    <w:p w14:paraId="42E00C90" w14:textId="3C7F7C1C" w:rsidR="00546CDB" w:rsidRPr="00C01C39" w:rsidRDefault="00546CDB" w:rsidP="009F55C2">
      <w:pPr>
        <w:jc w:val="both"/>
        <w:outlineLvl w:val="1"/>
        <w:rPr>
          <w:rFonts w:ascii="Times New Roman" w:eastAsia="標楷體" w:hAnsi="Times New Roman" w:cs="Times New Roman"/>
          <w:b/>
          <w:bCs/>
          <w:szCs w:val="24"/>
        </w:rPr>
      </w:pPr>
      <w:bookmarkStart w:id="13" w:name="_Toc92118229"/>
      <w:r w:rsidRPr="00C01C39">
        <w:rPr>
          <w:rFonts w:ascii="Times New Roman" w:eastAsia="標楷體" w:hAnsi="Times New Roman" w:cs="Times New Roman"/>
          <w:b/>
          <w:bCs/>
          <w:szCs w:val="24"/>
        </w:rPr>
        <w:t xml:space="preserve">2.4 </w:t>
      </w:r>
      <w:r w:rsidR="009351D4" w:rsidRPr="00C01C39">
        <w:rPr>
          <w:rFonts w:ascii="Times New Roman" w:eastAsia="標楷體" w:hAnsi="Times New Roman" w:cs="Times New Roman"/>
          <w:b/>
          <w:bCs/>
          <w:szCs w:val="24"/>
        </w:rPr>
        <w:t xml:space="preserve"> </w:t>
      </w:r>
      <w:r w:rsidR="006F168F" w:rsidRPr="00C01C39">
        <w:rPr>
          <w:rFonts w:ascii="Times New Roman" w:eastAsia="標楷體" w:hAnsi="Times New Roman" w:cs="Times New Roman"/>
          <w:b/>
          <w:bCs/>
          <w:szCs w:val="24"/>
        </w:rPr>
        <w:t xml:space="preserve">Long Short-Term Memory </w:t>
      </w:r>
      <w:r w:rsidR="006F168F" w:rsidRPr="00C01C39">
        <w:rPr>
          <w:rFonts w:ascii="Times New Roman" w:eastAsia="標楷體" w:hAnsi="Times New Roman" w:cs="Times New Roman"/>
          <w:b/>
          <w:bCs/>
          <w:szCs w:val="24"/>
        </w:rPr>
        <w:t>長短期記憶</w:t>
      </w:r>
      <w:r w:rsidRPr="00C01C39">
        <w:rPr>
          <w:rFonts w:ascii="Times New Roman" w:eastAsia="標楷體" w:hAnsi="Times New Roman" w:cs="Times New Roman"/>
          <w:b/>
          <w:bCs/>
          <w:szCs w:val="24"/>
        </w:rPr>
        <w:t>(</w:t>
      </w:r>
      <w:r w:rsidR="00FA1190" w:rsidRPr="00C01C39">
        <w:rPr>
          <w:rFonts w:ascii="Times New Roman" w:eastAsia="標楷體" w:hAnsi="Times New Roman" w:cs="Times New Roman"/>
          <w:b/>
          <w:bCs/>
          <w:szCs w:val="24"/>
        </w:rPr>
        <w:t>LSTM</w:t>
      </w:r>
      <w:r w:rsidRPr="00C01C39">
        <w:rPr>
          <w:rFonts w:ascii="Times New Roman" w:eastAsia="標楷體" w:hAnsi="Times New Roman" w:cs="Times New Roman"/>
          <w:b/>
          <w:bCs/>
          <w:szCs w:val="24"/>
        </w:rPr>
        <w:t>)</w:t>
      </w:r>
      <w:bookmarkEnd w:id="13"/>
    </w:p>
    <w:p w14:paraId="407A1E80" w14:textId="2625E023" w:rsidR="00E40236" w:rsidRPr="00C01C39" w:rsidRDefault="00073232" w:rsidP="009F55C2">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LSTM</w:t>
      </w:r>
      <w:r w:rsidRPr="00C01C39">
        <w:rPr>
          <w:rFonts w:ascii="Times New Roman" w:eastAsia="標楷體" w:hAnsi="Times New Roman" w:cs="Times New Roman"/>
          <w:szCs w:val="24"/>
        </w:rPr>
        <w:t>是一種含有</w:t>
      </w:r>
      <w:r w:rsidRPr="00C01C39">
        <w:rPr>
          <w:rFonts w:ascii="Times New Roman" w:eastAsia="標楷體" w:hAnsi="Times New Roman" w:cs="Times New Roman"/>
          <w:szCs w:val="24"/>
        </w:rPr>
        <w:t>LSTM</w:t>
      </w:r>
      <w:r w:rsidRPr="00C01C39">
        <w:rPr>
          <w:rFonts w:ascii="Times New Roman" w:eastAsia="標楷體" w:hAnsi="Times New Roman" w:cs="Times New Roman"/>
          <w:szCs w:val="24"/>
        </w:rPr>
        <w:t>區塊（</w:t>
      </w:r>
      <w:r w:rsidRPr="00C01C39">
        <w:rPr>
          <w:rFonts w:ascii="Times New Roman" w:eastAsia="標楷體" w:hAnsi="Times New Roman" w:cs="Times New Roman"/>
          <w:szCs w:val="24"/>
        </w:rPr>
        <w:t>blocks</w:t>
      </w:r>
      <w:r w:rsidRPr="00C01C39">
        <w:rPr>
          <w:rFonts w:ascii="Times New Roman" w:eastAsia="標楷體" w:hAnsi="Times New Roman" w:cs="Times New Roman"/>
          <w:szCs w:val="24"/>
        </w:rPr>
        <w:t>）或其他的</w:t>
      </w:r>
      <w:proofErr w:type="gramStart"/>
      <w:r w:rsidRPr="00C01C39">
        <w:rPr>
          <w:rFonts w:ascii="Times New Roman" w:eastAsia="標楷體" w:hAnsi="Times New Roman" w:cs="Times New Roman"/>
          <w:szCs w:val="24"/>
        </w:rPr>
        <w:t>一</w:t>
      </w:r>
      <w:proofErr w:type="gramEnd"/>
      <w:r w:rsidRPr="00C01C39">
        <w:rPr>
          <w:rFonts w:ascii="Times New Roman" w:eastAsia="標楷體" w:hAnsi="Times New Roman" w:cs="Times New Roman"/>
          <w:szCs w:val="24"/>
        </w:rPr>
        <w:t>種類神經網路，文獻或其他資料中</w:t>
      </w:r>
      <w:r w:rsidRPr="00C01C39">
        <w:rPr>
          <w:rFonts w:ascii="Times New Roman" w:eastAsia="標楷體" w:hAnsi="Times New Roman" w:cs="Times New Roman"/>
          <w:szCs w:val="24"/>
        </w:rPr>
        <w:t>LSTM</w:t>
      </w:r>
      <w:r w:rsidRPr="00C01C39">
        <w:rPr>
          <w:rFonts w:ascii="Times New Roman" w:eastAsia="標楷體" w:hAnsi="Times New Roman" w:cs="Times New Roman"/>
          <w:szCs w:val="24"/>
        </w:rPr>
        <w:t>區塊可能被描述成智慧型網路單元，因為它可以記憶不定時間長度的數值，區塊中有一個</w:t>
      </w:r>
      <w:r w:rsidRPr="00C01C39">
        <w:rPr>
          <w:rFonts w:ascii="Times New Roman" w:eastAsia="標楷體" w:hAnsi="Times New Roman" w:cs="Times New Roman"/>
          <w:szCs w:val="24"/>
        </w:rPr>
        <w:t>gate</w:t>
      </w:r>
      <w:r w:rsidRPr="00C01C39">
        <w:rPr>
          <w:rFonts w:ascii="Times New Roman" w:eastAsia="標楷體" w:hAnsi="Times New Roman" w:cs="Times New Roman"/>
          <w:szCs w:val="24"/>
        </w:rPr>
        <w:t>能夠決定</w:t>
      </w:r>
      <w:r w:rsidRPr="00C01C39">
        <w:rPr>
          <w:rFonts w:ascii="Times New Roman" w:eastAsia="標楷體" w:hAnsi="Times New Roman" w:cs="Times New Roman"/>
          <w:szCs w:val="24"/>
        </w:rPr>
        <w:t>input</w:t>
      </w:r>
      <w:r w:rsidRPr="00C01C39">
        <w:rPr>
          <w:rFonts w:ascii="Times New Roman" w:eastAsia="標楷體" w:hAnsi="Times New Roman" w:cs="Times New Roman"/>
          <w:szCs w:val="24"/>
        </w:rPr>
        <w:t>是否重要到能被記住及能不能被輸出</w:t>
      </w:r>
      <w:r w:rsidRPr="00C01C39">
        <w:rPr>
          <w:rFonts w:ascii="Times New Roman" w:eastAsia="標楷體" w:hAnsi="Times New Roman" w:cs="Times New Roman"/>
          <w:szCs w:val="24"/>
        </w:rPr>
        <w:t>output</w:t>
      </w:r>
      <w:r w:rsidRPr="00C01C39">
        <w:rPr>
          <w:rFonts w:ascii="Times New Roman" w:eastAsia="標楷體" w:hAnsi="Times New Roman" w:cs="Times New Roman"/>
          <w:szCs w:val="24"/>
        </w:rPr>
        <w:t>。</w:t>
      </w:r>
    </w:p>
    <w:p w14:paraId="161478EE" w14:textId="6EFDEF3D" w:rsidR="00073232" w:rsidRDefault="00073232" w:rsidP="001037BC">
      <w:pPr>
        <w:ind w:firstLine="480"/>
        <w:jc w:val="center"/>
        <w:rPr>
          <w:rFonts w:ascii="Times New Roman" w:eastAsia="標楷體" w:hAnsi="Times New Roman" w:cs="Times New Roman"/>
          <w:szCs w:val="24"/>
        </w:rPr>
      </w:pPr>
      <w:r w:rsidRPr="00C01C39">
        <w:rPr>
          <w:rFonts w:ascii="Times New Roman" w:eastAsia="標楷體" w:hAnsi="Times New Roman" w:cs="Times New Roman"/>
          <w:noProof/>
          <w:szCs w:val="24"/>
        </w:rPr>
        <w:drawing>
          <wp:inline distT="0" distB="0" distL="0" distR="0" wp14:anchorId="584A1763" wp14:editId="3F6A3A96">
            <wp:extent cx="2468166" cy="1409700"/>
            <wp:effectExtent l="0" t="0" r="889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8369" cy="1415528"/>
                    </a:xfrm>
                    <a:prstGeom prst="rect">
                      <a:avLst/>
                    </a:prstGeom>
                  </pic:spPr>
                </pic:pic>
              </a:graphicData>
            </a:graphic>
          </wp:inline>
        </w:drawing>
      </w:r>
    </w:p>
    <w:p w14:paraId="1ECFF352" w14:textId="3123D3F4" w:rsidR="001037BC" w:rsidRPr="00C01C39" w:rsidRDefault="001037BC" w:rsidP="001037BC">
      <w:pPr>
        <w:jc w:val="center"/>
        <w:rPr>
          <w:rFonts w:ascii="Times New Roman" w:eastAsia="標楷體" w:hAnsi="Times New Roman" w:cs="Times New Roman"/>
          <w:szCs w:val="24"/>
        </w:rPr>
      </w:pPr>
      <w:r>
        <w:rPr>
          <w:rFonts w:ascii="Times New Roman" w:eastAsia="標楷體" w:hAnsi="Times New Roman" w:cs="Times New Roman" w:hint="eastAsia"/>
          <w:szCs w:val="24"/>
        </w:rPr>
        <w:t>圖</w:t>
      </w:r>
      <w:r>
        <w:rPr>
          <w:rFonts w:ascii="Times New Roman" w:eastAsia="標楷體" w:hAnsi="Times New Roman" w:cs="Times New Roman" w:hint="eastAsia"/>
          <w:szCs w:val="24"/>
        </w:rPr>
        <w:t>2.2 LSTM</w:t>
      </w:r>
      <w:r>
        <w:rPr>
          <w:rFonts w:ascii="Times New Roman" w:eastAsia="標楷體" w:hAnsi="Times New Roman" w:cs="Times New Roman" w:hint="eastAsia"/>
          <w:szCs w:val="24"/>
        </w:rPr>
        <w:t>架構圖</w:t>
      </w:r>
    </w:p>
    <w:p w14:paraId="71E32CBE" w14:textId="2D223ACF" w:rsidR="00073232" w:rsidRPr="00C01C39" w:rsidRDefault="00073232" w:rsidP="00073232">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方程式</w:t>
      </w:r>
      <w:r w:rsidR="008B0BB1" w:rsidRPr="00C01C39">
        <w:rPr>
          <w:rFonts w:ascii="Times New Roman" w:eastAsia="標楷體" w:hAnsi="Times New Roman" w:cs="Times New Roman"/>
          <w:szCs w:val="24"/>
        </w:rPr>
        <w:t>：</w:t>
      </w:r>
    </w:p>
    <w:p w14:paraId="0CBCD3B8" w14:textId="45455699" w:rsidR="00073232" w:rsidRPr="00C01C39" w:rsidRDefault="0087194F" w:rsidP="00073232">
      <w:pPr>
        <w:ind w:left="480" w:firstLine="480"/>
        <w:jc w:val="both"/>
        <w:rPr>
          <w:rFonts w:ascii="Times New Roman" w:eastAsia="標楷體" w:hAnsi="Times New Roman" w:cs="Times New Roman"/>
          <w:szCs w:val="24"/>
        </w:rPr>
      </w:pPr>
      <m:oMathPara>
        <m:oMathParaPr>
          <m:jc m:val="left"/>
        </m:oMathParaPr>
        <m:oMath>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σ</m:t>
              </m:r>
            </m:e>
            <m:sub>
              <m:r>
                <w:rPr>
                  <w:rFonts w:ascii="Cambria Math" w:eastAsia="標楷體" w:hAnsi="Cambria Math" w:cs="Times New Roman"/>
                  <w:szCs w:val="24"/>
                </w:rPr>
                <m:t>g</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f</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f</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h</m:t>
              </m:r>
            </m:e>
            <m:sub>
              <m:r>
                <w:rPr>
                  <w:rFonts w:ascii="Cambria Math" w:eastAsia="標楷體" w:hAnsi="Cambria Math" w:cs="Times New Roman"/>
                  <w:szCs w:val="24"/>
                </w:rPr>
                <m:t>t-1</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b</m:t>
              </m:r>
            </m:e>
            <m:sub>
              <m:r>
                <w:rPr>
                  <w:rFonts w:ascii="Cambria Math" w:eastAsia="標楷體" w:hAnsi="Cambria Math" w:cs="Times New Roman"/>
                  <w:szCs w:val="24"/>
                </w:rPr>
                <m:t>f</m:t>
              </m:r>
            </m:sub>
          </m:sSub>
          <m:r>
            <w:rPr>
              <w:rFonts w:ascii="Cambria Math" w:eastAsia="標楷體" w:hAnsi="Cambria Math" w:cs="Times New Roman"/>
              <w:szCs w:val="24"/>
            </w:rPr>
            <m:t>)</m:t>
          </m:r>
        </m:oMath>
      </m:oMathPara>
    </w:p>
    <w:p w14:paraId="0369DF5C" w14:textId="0052A23D" w:rsidR="00073232" w:rsidRPr="00C01C39" w:rsidRDefault="0087194F" w:rsidP="00073232">
      <w:pPr>
        <w:ind w:left="480" w:firstLine="480"/>
        <w:jc w:val="both"/>
        <w:rPr>
          <w:rFonts w:ascii="Times New Roman" w:eastAsia="標楷體" w:hAnsi="Times New Roman" w:cs="Times New Roman"/>
          <w:szCs w:val="24"/>
        </w:rPr>
      </w:pPr>
      <m:oMathPara>
        <m:oMathParaPr>
          <m:jc m:val="left"/>
        </m:oMathParaPr>
        <m:oMath>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σ</m:t>
              </m:r>
            </m:e>
            <m:sub>
              <m:r>
                <w:rPr>
                  <w:rFonts w:ascii="Cambria Math" w:eastAsia="標楷體" w:hAnsi="Cambria Math" w:cs="Times New Roman"/>
                  <w:szCs w:val="24"/>
                </w:rPr>
                <m:t>g</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f</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h</m:t>
              </m:r>
            </m:e>
            <m:sub>
              <m:r>
                <w:rPr>
                  <w:rFonts w:ascii="Cambria Math" w:eastAsia="標楷體" w:hAnsi="Cambria Math" w:cs="Times New Roman"/>
                  <w:szCs w:val="24"/>
                </w:rPr>
                <m:t>t-1</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b</m:t>
              </m:r>
            </m:e>
            <m:sub>
              <m:r>
                <w:rPr>
                  <w:rFonts w:ascii="Cambria Math" w:eastAsia="標楷體" w:hAnsi="Cambria Math" w:cs="Times New Roman"/>
                  <w:szCs w:val="24"/>
                </w:rPr>
                <m:t>i</m:t>
              </m:r>
            </m:sub>
          </m:sSub>
          <m:r>
            <w:rPr>
              <w:rFonts w:ascii="Cambria Math" w:eastAsia="標楷體" w:hAnsi="Cambria Math" w:cs="Times New Roman"/>
              <w:szCs w:val="24"/>
            </w:rPr>
            <m:t>)</m:t>
          </m:r>
        </m:oMath>
      </m:oMathPara>
    </w:p>
    <w:p w14:paraId="63252AA5" w14:textId="467AA1F8" w:rsidR="00073232" w:rsidRPr="00C01C39" w:rsidRDefault="0087194F" w:rsidP="00073232">
      <w:pPr>
        <w:ind w:left="480" w:firstLine="480"/>
        <w:jc w:val="both"/>
        <w:rPr>
          <w:rFonts w:ascii="Times New Roman" w:eastAsia="標楷體" w:hAnsi="Times New Roman" w:cs="Times New Roman"/>
          <w:szCs w:val="24"/>
        </w:rPr>
      </w:pPr>
      <m:oMathPara>
        <m:oMathParaPr>
          <m:jc m:val="left"/>
        </m:oMathParaPr>
        <m:oMath>
          <m:sSub>
            <m:sSubPr>
              <m:ctrlPr>
                <w:rPr>
                  <w:rFonts w:ascii="Cambria Math" w:eastAsia="標楷體" w:hAnsi="Cambria Math" w:cs="Times New Roman"/>
                  <w:i/>
                  <w:szCs w:val="24"/>
                </w:rPr>
              </m:ctrlPr>
            </m:sSubPr>
            <m:e>
              <m:r>
                <w:rPr>
                  <w:rFonts w:ascii="Cambria Math" w:eastAsia="標楷體" w:hAnsi="Cambria Math" w:cs="Times New Roman"/>
                  <w:szCs w:val="24"/>
                </w:rPr>
                <m:t>o</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σ</m:t>
              </m:r>
            </m:e>
            <m:sub>
              <m:r>
                <w:rPr>
                  <w:rFonts w:ascii="Cambria Math" w:eastAsia="標楷體" w:hAnsi="Cambria Math" w:cs="Times New Roman"/>
                  <w:szCs w:val="24"/>
                </w:rPr>
                <m:t>g</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o</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o</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h</m:t>
              </m:r>
            </m:e>
            <m:sub>
              <m:r>
                <w:rPr>
                  <w:rFonts w:ascii="Cambria Math" w:eastAsia="標楷體" w:hAnsi="Cambria Math" w:cs="Times New Roman"/>
                  <w:szCs w:val="24"/>
                </w:rPr>
                <m:t>t-1</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b</m:t>
              </m:r>
            </m:e>
            <m:sub>
              <m:r>
                <w:rPr>
                  <w:rFonts w:ascii="Cambria Math" w:eastAsia="標楷體" w:hAnsi="Cambria Math" w:cs="Times New Roman"/>
                  <w:szCs w:val="24"/>
                </w:rPr>
                <m:t>o</m:t>
              </m:r>
            </m:sub>
          </m:sSub>
          <m:r>
            <w:rPr>
              <w:rFonts w:ascii="Cambria Math" w:eastAsia="標楷體" w:hAnsi="Cambria Math" w:cs="Times New Roman"/>
              <w:szCs w:val="24"/>
            </w:rPr>
            <m:t>)</m:t>
          </m:r>
        </m:oMath>
      </m:oMathPara>
    </w:p>
    <w:p w14:paraId="28C6237B" w14:textId="2190E3DA" w:rsidR="00073232" w:rsidRPr="00C01C39" w:rsidRDefault="0087194F" w:rsidP="00073232">
      <w:pPr>
        <w:ind w:left="480" w:firstLine="480"/>
        <w:jc w:val="both"/>
        <w:rPr>
          <w:rFonts w:ascii="Times New Roman" w:eastAsia="標楷體" w:hAnsi="Times New Roman" w:cs="Times New Roman"/>
          <w:szCs w:val="24"/>
        </w:rPr>
      </w:pPr>
      <m:oMathPara>
        <m:oMathParaPr>
          <m:jc m:val="left"/>
        </m:oMathParaPr>
        <m:oMath>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f</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r>
                <w:rPr>
                  <w:rFonts w:ascii="Cambria Math" w:eastAsia="標楷體" w:hAnsi="Cambria Math" w:cs="Times New Roman"/>
                  <w:szCs w:val="24"/>
                </w:rPr>
                <m:t>t-1</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σ</m:t>
              </m:r>
            </m:e>
            <m:sub>
              <m:r>
                <w:rPr>
                  <w:rFonts w:ascii="Cambria Math" w:eastAsia="標楷體" w:hAnsi="Cambria Math" w:cs="Times New Roman"/>
                  <w:szCs w:val="24"/>
                </w:rPr>
                <m:t>c</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c</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c</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h</m:t>
              </m:r>
            </m:e>
            <m:sub>
              <m:r>
                <w:rPr>
                  <w:rFonts w:ascii="Cambria Math" w:eastAsia="標楷體" w:hAnsi="Cambria Math" w:cs="Times New Roman"/>
                  <w:szCs w:val="24"/>
                </w:rPr>
                <m:t>t-1</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b</m:t>
              </m:r>
            </m:e>
            <m:sub>
              <m:r>
                <w:rPr>
                  <w:rFonts w:ascii="Cambria Math" w:eastAsia="標楷體" w:hAnsi="Cambria Math" w:cs="Times New Roman"/>
                  <w:szCs w:val="24"/>
                </w:rPr>
                <m:t>c</m:t>
              </m:r>
            </m:sub>
          </m:sSub>
          <m:r>
            <w:rPr>
              <w:rFonts w:ascii="Cambria Math" w:eastAsia="標楷體" w:hAnsi="Cambria Math" w:cs="Times New Roman"/>
              <w:szCs w:val="24"/>
            </w:rPr>
            <m:t>)</m:t>
          </m:r>
        </m:oMath>
      </m:oMathPara>
    </w:p>
    <w:p w14:paraId="74A13050" w14:textId="28156962" w:rsidR="00662FC5" w:rsidRPr="00C01C39" w:rsidRDefault="0087194F" w:rsidP="00662FC5">
      <w:pPr>
        <w:ind w:left="480" w:firstLine="480"/>
        <w:jc w:val="both"/>
        <w:rPr>
          <w:rFonts w:ascii="Times New Roman" w:eastAsia="標楷體" w:hAnsi="Times New Roman" w:cs="Times New Roman"/>
          <w:szCs w:val="24"/>
        </w:rPr>
      </w:pPr>
      <m:oMathPara>
        <m:oMathParaPr>
          <m:jc m:val="left"/>
        </m:oMathParaPr>
        <m:oMath>
          <m:sSub>
            <m:sSubPr>
              <m:ctrlPr>
                <w:rPr>
                  <w:rFonts w:ascii="Cambria Math" w:eastAsia="標楷體" w:hAnsi="Cambria Math" w:cs="Times New Roman"/>
                  <w:i/>
                  <w:szCs w:val="24"/>
                </w:rPr>
              </m:ctrlPr>
            </m:sSubPr>
            <m:e>
              <m:r>
                <w:rPr>
                  <w:rFonts w:ascii="Cambria Math" w:eastAsia="標楷體" w:hAnsi="Cambria Math" w:cs="Times New Roman"/>
                  <w:szCs w:val="24"/>
                </w:rPr>
                <m:t>h</m:t>
              </m:r>
            </m:e>
            <m:sub>
              <m:r>
                <w:rPr>
                  <w:rFonts w:ascii="Cambria Math" w:eastAsia="標楷體" w:hAnsi="Cambria Math" w:cs="Times New Roman"/>
                  <w:szCs w:val="24"/>
                </w:rPr>
                <m:t>t</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o</m:t>
              </m:r>
            </m:e>
            <m:sub>
              <m:r>
                <w:rPr>
                  <w:rFonts w:ascii="Cambria Math" w:eastAsia="標楷體" w:hAnsi="Cambria Math" w:cs="Times New Roman"/>
                  <w:szCs w:val="24"/>
                </w:rPr>
                <m:t>g</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σ</m:t>
              </m:r>
            </m:e>
            <m:sub>
              <m:r>
                <w:rPr>
                  <w:rFonts w:ascii="Cambria Math" w:eastAsia="標楷體" w:hAnsi="Cambria Math" w:cs="Times New Roman"/>
                  <w:szCs w:val="24"/>
                </w:rPr>
                <m:t>h</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c</m:t>
              </m:r>
            </m:e>
            <m:sub>
              <m:r>
                <w:rPr>
                  <w:rFonts w:ascii="Cambria Math" w:eastAsia="標楷體" w:hAnsi="Cambria Math" w:cs="Times New Roman"/>
                  <w:szCs w:val="24"/>
                </w:rPr>
                <m:t>t</m:t>
              </m:r>
            </m:sub>
          </m:sSub>
          <m:r>
            <w:rPr>
              <w:rFonts w:ascii="Cambria Math" w:eastAsia="標楷體" w:hAnsi="Cambria Math" w:cs="Times New Roman"/>
              <w:szCs w:val="24"/>
            </w:rPr>
            <m:t>)</m:t>
          </m:r>
        </m:oMath>
      </m:oMathPara>
    </w:p>
    <w:p w14:paraId="58788DFF" w14:textId="68D11F22" w:rsidR="007650C5" w:rsidRDefault="007650C5">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2C00CF3" w14:textId="4840FF5A" w:rsidR="00B26253" w:rsidRPr="00C01C39" w:rsidRDefault="00962345" w:rsidP="009F55C2">
      <w:pPr>
        <w:jc w:val="both"/>
        <w:outlineLvl w:val="1"/>
        <w:rPr>
          <w:rFonts w:ascii="Times New Roman" w:eastAsia="標楷體" w:hAnsi="Times New Roman" w:cs="Times New Roman"/>
          <w:b/>
          <w:bCs/>
          <w:szCs w:val="24"/>
        </w:rPr>
      </w:pPr>
      <w:bookmarkStart w:id="14" w:name="_Toc92118230"/>
      <w:r w:rsidRPr="00C01C39">
        <w:rPr>
          <w:rFonts w:ascii="Times New Roman" w:eastAsia="標楷體" w:hAnsi="Times New Roman" w:cs="Times New Roman"/>
          <w:b/>
          <w:bCs/>
          <w:szCs w:val="24"/>
        </w:rPr>
        <w:lastRenderedPageBreak/>
        <w:t xml:space="preserve">2.5 </w:t>
      </w:r>
      <w:r w:rsidR="00BE3F75" w:rsidRPr="00C01C39">
        <w:rPr>
          <w:rFonts w:ascii="Times New Roman" w:eastAsia="標楷體" w:hAnsi="Times New Roman" w:cs="Times New Roman"/>
          <w:b/>
          <w:bCs/>
          <w:szCs w:val="24"/>
        </w:rPr>
        <w:t>支援向量機</w:t>
      </w:r>
      <w:r w:rsidRPr="00C01C39">
        <w:rPr>
          <w:rFonts w:ascii="Times New Roman" w:eastAsia="標楷體" w:hAnsi="Times New Roman" w:cs="Times New Roman"/>
          <w:b/>
          <w:bCs/>
          <w:szCs w:val="24"/>
        </w:rPr>
        <w:t xml:space="preserve"> (SVM)</w:t>
      </w:r>
      <w:bookmarkEnd w:id="14"/>
    </w:p>
    <w:p w14:paraId="79F524CA" w14:textId="57E04402" w:rsidR="00010AF8" w:rsidRPr="00C01C39" w:rsidRDefault="00BE3F75" w:rsidP="00182851">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支援向量機（</w:t>
      </w:r>
      <w:r w:rsidRPr="00C01C39">
        <w:rPr>
          <w:rFonts w:ascii="Times New Roman" w:eastAsia="標楷體" w:hAnsi="Times New Roman" w:cs="Times New Roman"/>
          <w:szCs w:val="24"/>
        </w:rPr>
        <w:t>SVM</w:t>
      </w:r>
      <w:r w:rsidRPr="00C01C39">
        <w:rPr>
          <w:rFonts w:ascii="Times New Roman" w:eastAsia="標楷體" w:hAnsi="Times New Roman" w:cs="Times New Roman"/>
          <w:szCs w:val="24"/>
        </w:rPr>
        <w:t>）是一個用於處理分類問題的工具。考慮一組訓練資料（</w:t>
      </w:r>
      <w:r w:rsidRPr="00C01C39">
        <w:rPr>
          <w:rFonts w:ascii="Times New Roman" w:eastAsia="標楷體" w:hAnsi="Times New Roman" w:cs="Times New Roman"/>
          <w:szCs w:val="24"/>
        </w:rPr>
        <w:t>x</w:t>
      </w:r>
      <w:r w:rsidRPr="00C01C39">
        <w:rPr>
          <w:rFonts w:ascii="Times New Roman" w:eastAsia="標楷體" w:hAnsi="Times New Roman" w:cs="Times New Roman"/>
          <w:szCs w:val="24"/>
          <w:vertAlign w:val="subscript"/>
        </w:rPr>
        <w:t>i</w:t>
      </w:r>
      <w:r w:rsidRPr="00C01C39">
        <w:rPr>
          <w:rFonts w:ascii="Times New Roman" w:eastAsia="標楷體" w:hAnsi="Times New Roman" w:cs="Times New Roman"/>
          <w:szCs w:val="24"/>
        </w:rPr>
        <w:t xml:space="preserve">, </w:t>
      </w:r>
      <w:proofErr w:type="spellStart"/>
      <w:r w:rsidRPr="00C01C39">
        <w:rPr>
          <w:rFonts w:ascii="Times New Roman" w:eastAsia="標楷體" w:hAnsi="Times New Roman" w:cs="Times New Roman"/>
          <w:szCs w:val="24"/>
        </w:rPr>
        <w:t>y</w:t>
      </w:r>
      <w:r w:rsidRPr="00C01C39">
        <w:rPr>
          <w:rFonts w:ascii="Times New Roman" w:eastAsia="標楷體" w:hAnsi="Times New Roman" w:cs="Times New Roman"/>
          <w:szCs w:val="24"/>
          <w:vertAlign w:val="subscript"/>
        </w:rPr>
        <w:t>i</w:t>
      </w:r>
      <w:proofErr w:type="spellEnd"/>
      <w:r w:rsidRPr="00C01C39">
        <w:rPr>
          <w:rFonts w:ascii="Times New Roman" w:eastAsia="標楷體" w:hAnsi="Times New Roman" w:cs="Times New Roman"/>
          <w:szCs w:val="24"/>
        </w:rPr>
        <w:t>），其中</w:t>
      </w:r>
      <w:r w:rsidRPr="00C01C39">
        <w:rPr>
          <w:rFonts w:ascii="Times New Roman" w:eastAsia="標楷體" w:hAnsi="Times New Roman" w:cs="Times New Roman"/>
          <w:szCs w:val="24"/>
        </w:rPr>
        <w:t xml:space="preserve"> x</w:t>
      </w:r>
      <w:r w:rsidRPr="00C01C39">
        <w:rPr>
          <w:rFonts w:ascii="Times New Roman" w:eastAsia="標楷體" w:hAnsi="Times New Roman" w:cs="Times New Roman"/>
          <w:szCs w:val="24"/>
          <w:vertAlign w:val="subscript"/>
        </w:rPr>
        <w:t>i</w:t>
      </w:r>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為隨機向量、</w:t>
      </w:r>
      <w:proofErr w:type="spellStart"/>
      <w:r w:rsidRPr="00C01C39">
        <w:rPr>
          <w:rFonts w:ascii="Times New Roman" w:eastAsia="標楷體" w:hAnsi="Times New Roman" w:cs="Times New Roman"/>
          <w:szCs w:val="24"/>
        </w:rPr>
        <w:t>y</w:t>
      </w:r>
      <w:r w:rsidRPr="00C01C39">
        <w:rPr>
          <w:rFonts w:ascii="Times New Roman" w:eastAsia="標楷體" w:hAnsi="Times New Roman" w:cs="Times New Roman"/>
          <w:szCs w:val="24"/>
          <w:vertAlign w:val="subscript"/>
        </w:rPr>
        <w:t>i</w:t>
      </w:r>
      <w:proofErr w:type="spellEnd"/>
      <w:r w:rsidRPr="00C01C39">
        <w:rPr>
          <w:rFonts w:ascii="Times New Roman" w:eastAsia="標楷體" w:hAnsi="Times New Roman" w:cs="Times New Roman"/>
          <w:szCs w:val="24"/>
        </w:rPr>
        <w:t>為目標變數、</w:t>
      </w:r>
      <w:proofErr w:type="spellStart"/>
      <w:r w:rsidRPr="00C01C39">
        <w:rPr>
          <w:rFonts w:ascii="Times New Roman" w:eastAsia="標楷體" w:hAnsi="Times New Roman" w:cs="Times New Roman"/>
          <w:szCs w:val="24"/>
        </w:rPr>
        <w:t>y</w:t>
      </w:r>
      <w:r w:rsidRPr="00C01C39">
        <w:rPr>
          <w:rFonts w:ascii="Times New Roman" w:eastAsia="標楷體" w:hAnsi="Times New Roman" w:cs="Times New Roman"/>
          <w:szCs w:val="24"/>
          <w:vertAlign w:val="subscript"/>
        </w:rPr>
        <w:t>i</w:t>
      </w:r>
      <w:proofErr w:type="spellEnd"/>
      <w:r w:rsidRPr="00C01C39">
        <w:rPr>
          <w:rFonts w:ascii="Times New Roman" w:eastAsia="標楷體" w:hAnsi="Times New Roman" w:cs="Times New Roman"/>
          <w:szCs w:val="24"/>
        </w:rPr>
        <w:t>={-1, 1}</w:t>
      </w:r>
      <w:r w:rsidRPr="00C01C39">
        <w:rPr>
          <w:rFonts w:ascii="Times New Roman" w:eastAsia="標楷體" w:hAnsi="Times New Roman" w:cs="Times New Roman"/>
          <w:szCs w:val="24"/>
        </w:rPr>
        <w:t>及</w:t>
      </w:r>
      <w:proofErr w:type="spellStart"/>
      <w:r w:rsidRPr="00C01C39">
        <w:rPr>
          <w:rFonts w:ascii="Times New Roman" w:eastAsia="標楷體" w:hAnsi="Times New Roman" w:cs="Times New Roman"/>
          <w:szCs w:val="24"/>
        </w:rPr>
        <w:t>i</w:t>
      </w:r>
      <w:proofErr w:type="spellEnd"/>
      <w:r w:rsidRPr="00C01C39">
        <w:rPr>
          <w:rFonts w:ascii="Times New Roman" w:eastAsia="標楷體" w:hAnsi="Times New Roman" w:cs="Times New Roman"/>
          <w:szCs w:val="24"/>
        </w:rPr>
        <w:t>=1,…,l</w:t>
      </w:r>
      <w:r w:rsidRPr="00C01C39">
        <w:rPr>
          <w:rFonts w:ascii="Times New Roman" w:eastAsia="標楷體" w:hAnsi="Times New Roman" w:cs="Times New Roman"/>
          <w:szCs w:val="24"/>
        </w:rPr>
        <w:t>、</w:t>
      </w:r>
      <w:r w:rsidRPr="00C01C39">
        <w:rPr>
          <w:rFonts w:ascii="Times New Roman" w:eastAsia="標楷體" w:hAnsi="Times New Roman" w:cs="Times New Roman"/>
          <w:szCs w:val="24"/>
        </w:rPr>
        <w:t xml:space="preserve">l </w:t>
      </w:r>
      <w:r w:rsidRPr="00C01C39">
        <w:rPr>
          <w:rFonts w:ascii="Times New Roman" w:eastAsia="標楷體" w:hAnsi="Times New Roman" w:cs="Times New Roman"/>
          <w:szCs w:val="24"/>
        </w:rPr>
        <w:t>為訓練樣本數，利用超平面分類器（</w:t>
      </w:r>
      <w:r w:rsidRPr="00C01C39">
        <w:rPr>
          <w:rFonts w:ascii="Times New Roman" w:eastAsia="標楷體" w:hAnsi="Times New Roman" w:cs="Times New Roman"/>
          <w:szCs w:val="24"/>
        </w:rPr>
        <w:t>Hyperplane classifier</w:t>
      </w:r>
      <w:r w:rsidRPr="00C01C39">
        <w:rPr>
          <w:rFonts w:ascii="Times New Roman" w:eastAsia="標楷體" w:hAnsi="Times New Roman" w:cs="Times New Roman"/>
          <w:szCs w:val="24"/>
        </w:rPr>
        <w:t>）對資料進行分類，如等式</w:t>
      </w:r>
      <w:r w:rsidRPr="00C01C39">
        <w:rPr>
          <w:rFonts w:ascii="Times New Roman" w:eastAsia="標楷體" w:hAnsi="Times New Roman" w:cs="Times New Roman"/>
          <w:szCs w:val="24"/>
        </w:rPr>
        <w:t>(1)</w:t>
      </w:r>
      <w:r w:rsidR="002C6F14" w:rsidRPr="00C01C39">
        <w:rPr>
          <w:rFonts w:ascii="Times New Roman" w:eastAsia="標楷體" w:hAnsi="Times New Roman" w:cs="Times New Roman"/>
          <w:szCs w:val="24"/>
        </w:rPr>
        <w:t>：</w:t>
      </w:r>
    </w:p>
    <w:p w14:paraId="622DB92E" w14:textId="32074521" w:rsidR="00010AF8" w:rsidRPr="00C01C39" w:rsidRDefault="0087194F" w:rsidP="00182851">
      <w:pPr>
        <w:ind w:left="480" w:firstLine="87"/>
        <w:jc w:val="both"/>
        <w:rPr>
          <w:rFonts w:ascii="Times New Roman" w:eastAsia="標楷體" w:hAnsi="Times New Roman" w:cs="Times New Roman"/>
          <w:szCs w:val="24"/>
        </w:rPr>
      </w:pPr>
      <m:oMath>
        <m:sSup>
          <m:sSupPr>
            <m:ctrlPr>
              <w:ins w:id="15" w:author="妤瑄 孫" w:date="2021-12-02T22:23:00Z">
                <w:rPr>
                  <w:rFonts w:ascii="Cambria Math" w:eastAsia="標楷體" w:hAnsi="Cambria Math" w:cs="Times New Roman"/>
                  <w:i/>
                  <w:szCs w:val="24"/>
                </w:rPr>
              </w:ins>
            </m:ctrlPr>
          </m:sSupPr>
          <m:e>
            <m:r>
              <w:rPr>
                <w:rFonts w:ascii="Cambria Math" w:eastAsia="標楷體" w:hAnsi="Cambria Math" w:cs="Times New Roman"/>
                <w:szCs w:val="24"/>
              </w:rPr>
              <m:t>W</m:t>
            </m:r>
          </m:e>
          <m:sup>
            <m:r>
              <w:rPr>
                <w:rFonts w:ascii="Cambria Math" w:eastAsia="標楷體" w:hAnsi="Cambria Math" w:cs="Times New Roman"/>
                <w:szCs w:val="24"/>
              </w:rPr>
              <m:t>T</m:t>
            </m:r>
          </m:sup>
        </m:sSup>
        <m:r>
          <w:rPr>
            <w:rFonts w:ascii="Cambria Math" w:eastAsia="標楷體" w:hAnsi="Cambria Math" w:cs="Times New Roman"/>
            <w:szCs w:val="24"/>
          </w:rPr>
          <m:t xml:space="preserve"> </m:t>
        </m:r>
        <m:sSub>
          <m:sSubPr>
            <m:ctrlPr>
              <w:ins w:id="16" w:author="妤瑄 孫" w:date="2021-12-02T22:23:00Z">
                <w:rPr>
                  <w:rFonts w:ascii="Cambria Math" w:eastAsia="標楷體" w:hAnsi="Cambria Math" w:cs="Times New Roman"/>
                  <w:i/>
                  <w:szCs w:val="24"/>
                </w:rPr>
              </w:ins>
            </m:ctrlPr>
          </m:sSubPr>
          <m:e>
            <m:r>
              <w:rPr>
                <w:rFonts w:ascii="Cambria Math" w:eastAsia="標楷體" w:hAnsi="Cambria Math" w:cs="Times New Roman"/>
                <w:szCs w:val="24"/>
              </w:rPr>
              <m:t>x</m:t>
            </m:r>
          </m:e>
          <m:sub>
            <m:r>
              <w:rPr>
                <w:rFonts w:ascii="Cambria Math" w:eastAsia="標楷體" w:hAnsi="Cambria Math" w:cs="Times New Roman"/>
                <w:szCs w:val="24"/>
              </w:rPr>
              <m:t>i</m:t>
            </m:r>
          </m:sub>
        </m:sSub>
        <m:r>
          <w:rPr>
            <w:rFonts w:ascii="Cambria Math" w:eastAsia="標楷體" w:hAnsi="Cambria Math" w:cs="Times New Roman"/>
            <w:szCs w:val="24"/>
          </w:rPr>
          <m:t>+b=0</m:t>
        </m:r>
      </m:oMath>
      <w:r w:rsidR="00BE3F75" w:rsidRPr="00C01C39">
        <w:rPr>
          <w:rFonts w:ascii="Times New Roman" w:eastAsia="標楷體" w:hAnsi="Times New Roman" w:cs="Times New Roman"/>
          <w:szCs w:val="24"/>
        </w:rPr>
        <w:t xml:space="preserve">                                           </w:t>
      </w:r>
      <w:r w:rsidR="00BE3F75" w:rsidRPr="00C01C39">
        <w:rPr>
          <w:rFonts w:ascii="Times New Roman" w:eastAsia="標楷體" w:hAnsi="Times New Roman" w:cs="Times New Roman"/>
          <w:szCs w:val="24"/>
        </w:rPr>
        <w:tab/>
        <w:t xml:space="preserve"> </w:t>
      </w:r>
      <w:r w:rsidR="006339A8" w:rsidRPr="00C01C39">
        <w:rPr>
          <w:rFonts w:ascii="Times New Roman" w:eastAsia="標楷體" w:hAnsi="Times New Roman" w:cs="Times New Roman"/>
          <w:szCs w:val="24"/>
        </w:rPr>
        <w:t xml:space="preserve"> </w:t>
      </w:r>
      <w:r w:rsidR="00BE3F75" w:rsidRPr="00C01C39">
        <w:rPr>
          <w:rFonts w:ascii="Times New Roman" w:eastAsia="標楷體" w:hAnsi="Times New Roman" w:cs="Times New Roman"/>
          <w:szCs w:val="24"/>
        </w:rPr>
        <w:t>(1)</w:t>
      </w:r>
    </w:p>
    <w:p w14:paraId="730AC9A0" w14:textId="1FDB611A" w:rsidR="00BE3F75" w:rsidRPr="00C01C39" w:rsidRDefault="00BE3F75" w:rsidP="00182851">
      <w:pPr>
        <w:ind w:left="480"/>
        <w:jc w:val="both"/>
        <w:rPr>
          <w:rFonts w:ascii="Times New Roman" w:eastAsia="標楷體" w:hAnsi="Times New Roman" w:cs="Times New Roman"/>
          <w:szCs w:val="24"/>
        </w:rPr>
      </w:pPr>
      <w:r w:rsidRPr="00C01C39">
        <w:rPr>
          <w:rFonts w:ascii="Times New Roman" w:eastAsia="標楷體" w:hAnsi="Times New Roman" w:cs="Times New Roman"/>
          <w:szCs w:val="24"/>
        </w:rPr>
        <w:t>其中</w:t>
      </w:r>
      <w:r w:rsidRPr="00C01C39">
        <w:rPr>
          <w:rFonts w:ascii="Times New Roman" w:eastAsia="標楷體" w:hAnsi="Times New Roman" w:cs="Times New Roman"/>
          <w:szCs w:val="24"/>
        </w:rPr>
        <w:t>w</w:t>
      </w:r>
      <w:r w:rsidRPr="00C01C39">
        <w:rPr>
          <w:rFonts w:ascii="Times New Roman" w:eastAsia="標楷體" w:hAnsi="Times New Roman" w:cs="Times New Roman"/>
          <w:szCs w:val="24"/>
        </w:rPr>
        <w:t>與</w:t>
      </w:r>
      <w:r w:rsidRPr="00C01C39">
        <w:rPr>
          <w:rFonts w:ascii="Times New Roman" w:eastAsia="標楷體" w:hAnsi="Times New Roman" w:cs="Times New Roman"/>
          <w:szCs w:val="24"/>
        </w:rPr>
        <w:t>b</w:t>
      </w:r>
      <w:r w:rsidRPr="00C01C39">
        <w:rPr>
          <w:rFonts w:ascii="Times New Roman" w:eastAsia="標楷體" w:hAnsi="Times New Roman" w:cs="Times New Roman"/>
          <w:szCs w:val="24"/>
        </w:rPr>
        <w:t>為超平面分類器之參數。</w:t>
      </w:r>
    </w:p>
    <w:p w14:paraId="3E28EA27" w14:textId="2289D06C" w:rsidR="00B269F5" w:rsidRPr="00C01C39" w:rsidRDefault="00B269F5" w:rsidP="00B269F5">
      <w:pPr>
        <w:ind w:left="480"/>
        <w:jc w:val="center"/>
        <w:rPr>
          <w:rFonts w:ascii="Times New Roman" w:eastAsia="標楷體" w:hAnsi="Times New Roman" w:cs="Times New Roman"/>
          <w:szCs w:val="24"/>
        </w:rPr>
      </w:pPr>
      <w:r w:rsidRPr="00C01C39">
        <w:rPr>
          <w:rFonts w:ascii="Times New Roman" w:eastAsia="標楷體" w:hAnsi="Times New Roman" w:cs="Times New Roman"/>
          <w:noProof/>
          <w:szCs w:val="24"/>
        </w:rPr>
        <w:drawing>
          <wp:inline distT="0" distB="0" distL="0" distR="0" wp14:anchorId="1C0D79FB" wp14:editId="64C2AA21">
            <wp:extent cx="1995384" cy="1670050"/>
            <wp:effectExtent l="0" t="0" r="508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1">
                      <a:extLst>
                        <a:ext uri="{28A0092B-C50C-407E-A947-70E740481C1C}">
                          <a14:useLocalDpi xmlns:a14="http://schemas.microsoft.com/office/drawing/2010/main" val="0"/>
                        </a:ext>
                      </a:extLst>
                    </a:blip>
                    <a:stretch>
                      <a:fillRect/>
                    </a:stretch>
                  </pic:blipFill>
                  <pic:spPr>
                    <a:xfrm>
                      <a:off x="0" y="0"/>
                      <a:ext cx="2001920" cy="1675520"/>
                    </a:xfrm>
                    <a:prstGeom prst="rect">
                      <a:avLst/>
                    </a:prstGeom>
                  </pic:spPr>
                </pic:pic>
              </a:graphicData>
            </a:graphic>
          </wp:inline>
        </w:drawing>
      </w:r>
    </w:p>
    <w:p w14:paraId="1258F9E2" w14:textId="24CEEAB9" w:rsidR="005838A7" w:rsidRPr="00C01C39" w:rsidRDefault="004F35BF" w:rsidP="002C603A">
      <w:pPr>
        <w:jc w:val="center"/>
        <w:rPr>
          <w:rFonts w:ascii="Times New Roman" w:eastAsia="標楷體" w:hAnsi="Times New Roman" w:cs="Times New Roman"/>
          <w:szCs w:val="24"/>
        </w:rPr>
      </w:pPr>
      <w:bookmarkStart w:id="17" w:name="_Hlk58867113"/>
      <w:r w:rsidRPr="00C01C39">
        <w:rPr>
          <w:rFonts w:ascii="Times New Roman" w:eastAsia="標楷體" w:hAnsi="Times New Roman" w:cs="Times New Roman"/>
          <w:szCs w:val="24"/>
        </w:rPr>
        <w:t>圖</w:t>
      </w:r>
      <w:r w:rsidR="002C603A" w:rsidRPr="00C01C39">
        <w:rPr>
          <w:rFonts w:ascii="Times New Roman" w:eastAsia="標楷體" w:hAnsi="Times New Roman" w:cs="Times New Roman"/>
          <w:szCs w:val="24"/>
        </w:rPr>
        <w:t>2.</w:t>
      </w:r>
      <w:r w:rsidR="004414C8">
        <w:rPr>
          <w:rFonts w:ascii="Times New Roman" w:eastAsia="標楷體" w:hAnsi="Times New Roman" w:cs="Times New Roman" w:hint="eastAsia"/>
          <w:szCs w:val="24"/>
        </w:rPr>
        <w:t>3</w:t>
      </w:r>
      <w:r w:rsidR="00182851"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超平面分類器之示意圖</w:t>
      </w:r>
    </w:p>
    <w:bookmarkEnd w:id="17"/>
    <w:p w14:paraId="57DEC96C" w14:textId="77777777" w:rsidR="004F35BF" w:rsidRPr="00C01C39" w:rsidRDefault="004F35BF" w:rsidP="004F35BF">
      <w:pPr>
        <w:ind w:left="480"/>
        <w:jc w:val="center"/>
        <w:rPr>
          <w:rFonts w:ascii="Times New Roman" w:eastAsia="標楷體" w:hAnsi="Times New Roman" w:cs="Times New Roman"/>
          <w:szCs w:val="24"/>
        </w:rPr>
      </w:pPr>
    </w:p>
    <w:p w14:paraId="455AD562" w14:textId="0CE79C32" w:rsidR="005838A7" w:rsidRPr="00C01C39" w:rsidRDefault="005838A7" w:rsidP="004F35BF">
      <w:pPr>
        <w:ind w:left="480"/>
        <w:jc w:val="both"/>
        <w:rPr>
          <w:rFonts w:ascii="Times New Roman" w:eastAsia="標楷體" w:hAnsi="Times New Roman" w:cs="Times New Roman"/>
          <w:szCs w:val="24"/>
        </w:rPr>
      </w:pPr>
      <w:r w:rsidRPr="00C01C39">
        <w:rPr>
          <w:rFonts w:ascii="Times New Roman" w:eastAsia="標楷體" w:hAnsi="Times New Roman" w:cs="Times New Roman"/>
          <w:szCs w:val="24"/>
        </w:rPr>
        <w:t>在線性分類的情況下，可滿足</w:t>
      </w:r>
      <w:r w:rsidR="004F35BF" w:rsidRPr="00C01C39">
        <w:rPr>
          <w:rFonts w:ascii="Times New Roman" w:eastAsia="標楷體" w:hAnsi="Times New Roman" w:cs="Times New Roman"/>
          <w:szCs w:val="24"/>
        </w:rPr>
        <w:t>等式</w:t>
      </w:r>
      <w:r w:rsidR="004F35BF" w:rsidRPr="00C01C39">
        <w:rPr>
          <w:rFonts w:ascii="Times New Roman" w:eastAsia="標楷體" w:hAnsi="Times New Roman" w:cs="Times New Roman"/>
          <w:szCs w:val="24"/>
        </w:rPr>
        <w:t>(</w:t>
      </w:r>
      <w:r w:rsidR="006339A8" w:rsidRPr="00C01C39">
        <w:rPr>
          <w:rFonts w:ascii="Times New Roman" w:eastAsia="標楷體" w:hAnsi="Times New Roman" w:cs="Times New Roman"/>
          <w:szCs w:val="24"/>
        </w:rPr>
        <w:t>2</w:t>
      </w:r>
      <w:r w:rsidR="004F35BF" w:rsidRPr="00C01C39">
        <w:rPr>
          <w:rFonts w:ascii="Times New Roman" w:eastAsia="標楷體" w:hAnsi="Times New Roman" w:cs="Times New Roman"/>
          <w:szCs w:val="24"/>
        </w:rPr>
        <w:t>)</w:t>
      </w:r>
      <w:r w:rsidRPr="00C01C39">
        <w:rPr>
          <w:rFonts w:ascii="Times New Roman" w:eastAsia="標楷體" w:hAnsi="Times New Roman" w:cs="Times New Roman"/>
          <w:szCs w:val="24"/>
        </w:rPr>
        <w:t>：</w:t>
      </w:r>
    </w:p>
    <w:p w14:paraId="79124234" w14:textId="5E74BFFF" w:rsidR="005838A7" w:rsidRPr="00C01C39" w:rsidRDefault="0087194F" w:rsidP="00BE3F75">
      <w:pPr>
        <w:ind w:left="480"/>
        <w:jc w:val="both"/>
        <w:rPr>
          <w:rFonts w:ascii="Times New Roman" w:eastAsia="標楷體" w:hAnsi="Times New Roman" w:cs="Times New Roman"/>
          <w:szCs w:val="24"/>
        </w:rPr>
      </w:pPr>
      <m:oMath>
        <m:d>
          <m:dPr>
            <m:begChr m:val="{"/>
            <m:endChr m:val=""/>
            <m:ctrlPr>
              <w:ins w:id="18" w:author="妤瑄 孫" w:date="2021-12-02T22:23:00Z">
                <w:rPr>
                  <w:rFonts w:ascii="Cambria Math" w:eastAsia="標楷體" w:hAnsi="Cambria Math" w:cs="Times New Roman"/>
                  <w:i/>
                  <w:szCs w:val="24"/>
                </w:rPr>
              </w:ins>
            </m:ctrlPr>
          </m:dPr>
          <m:e>
            <m:eqArr>
              <m:eqArrPr>
                <m:ctrlPr>
                  <w:ins w:id="19" w:author="妤瑄 孫" w:date="2021-12-02T22:23:00Z">
                    <w:rPr>
                      <w:rFonts w:ascii="Cambria Math" w:eastAsia="標楷體" w:hAnsi="Cambria Math" w:cs="Times New Roman"/>
                      <w:i/>
                      <w:szCs w:val="24"/>
                    </w:rPr>
                  </w:ins>
                </m:ctrlPr>
              </m:eqArrPr>
              <m:e>
                <m:sSup>
                  <m:sSupPr>
                    <m:ctrlPr>
                      <w:ins w:id="20" w:author="妤瑄 孫" w:date="2021-12-02T22:23:00Z">
                        <w:rPr>
                          <w:rFonts w:ascii="Cambria Math" w:eastAsia="標楷體" w:hAnsi="Cambria Math" w:cs="Times New Roman"/>
                          <w:i/>
                          <w:szCs w:val="24"/>
                        </w:rPr>
                      </w:ins>
                    </m:ctrlPr>
                  </m:sSupPr>
                  <m:e>
                    <m:r>
                      <w:rPr>
                        <w:rFonts w:ascii="Cambria Math" w:eastAsia="標楷體" w:hAnsi="Cambria Math" w:cs="Times New Roman"/>
                        <w:szCs w:val="24"/>
                      </w:rPr>
                      <m:t>w</m:t>
                    </m:r>
                  </m:e>
                  <m:sup>
                    <m:r>
                      <w:rPr>
                        <w:rFonts w:ascii="Cambria Math" w:eastAsia="標楷體" w:hAnsi="Cambria Math" w:cs="Times New Roman"/>
                        <w:szCs w:val="24"/>
                      </w:rPr>
                      <m:t>T</m:t>
                    </m:r>
                  </m:sup>
                </m:sSup>
                <m:sSub>
                  <m:sSubPr>
                    <m:ctrlPr>
                      <w:ins w:id="21" w:author="妤瑄 孫" w:date="2021-12-02T22:23:00Z">
                        <w:rPr>
                          <w:rFonts w:ascii="Cambria Math" w:eastAsia="標楷體" w:hAnsi="Cambria Math" w:cs="Times New Roman"/>
                          <w:i/>
                          <w:szCs w:val="24"/>
                        </w:rPr>
                      </w:ins>
                    </m:ctrlPr>
                  </m:sSubPr>
                  <m:e>
                    <m:r>
                      <w:rPr>
                        <w:rFonts w:ascii="Cambria Math" w:eastAsia="標楷體" w:hAnsi="Cambria Math" w:cs="Times New Roman"/>
                        <w:szCs w:val="24"/>
                      </w:rPr>
                      <m:t>x</m:t>
                    </m:r>
                  </m:e>
                  <m:sub>
                    <m:r>
                      <w:rPr>
                        <w:rFonts w:ascii="Cambria Math" w:eastAsia="標楷體" w:hAnsi="Cambria Math" w:cs="Times New Roman"/>
                        <w:szCs w:val="24"/>
                      </w:rPr>
                      <m:t>i</m:t>
                    </m:r>
                  </m:sub>
                </m:sSub>
                <m:r>
                  <w:rPr>
                    <w:rFonts w:ascii="Cambria Math" w:eastAsia="標楷體" w:hAnsi="Cambria Math" w:cs="Times New Roman"/>
                    <w:szCs w:val="24"/>
                  </w:rPr>
                  <m:t xml:space="preserve">+b≥1         if </m:t>
                </m:r>
                <m:sSub>
                  <m:sSubPr>
                    <m:ctrlPr>
                      <w:ins w:id="22" w:author="妤瑄 孫" w:date="2021-12-02T22:23:00Z">
                        <w:rPr>
                          <w:rFonts w:ascii="Cambria Math" w:eastAsia="標楷體" w:hAnsi="Cambria Math" w:cs="Times New Roman"/>
                          <w:i/>
                          <w:szCs w:val="24"/>
                        </w:rPr>
                      </w:ins>
                    </m:ctrlPr>
                  </m:sSubPr>
                  <m:e>
                    <m:r>
                      <w:rPr>
                        <w:rFonts w:ascii="Cambria Math" w:eastAsia="標楷體" w:hAnsi="Cambria Math" w:cs="Times New Roman"/>
                        <w:szCs w:val="24"/>
                      </w:rPr>
                      <m:t>y</m:t>
                    </m:r>
                  </m:e>
                  <m:sub>
                    <m:r>
                      <w:rPr>
                        <w:rFonts w:ascii="Cambria Math" w:eastAsia="標楷體" w:hAnsi="Cambria Math" w:cs="Times New Roman"/>
                        <w:szCs w:val="24"/>
                      </w:rPr>
                      <m:t>i</m:t>
                    </m:r>
                  </m:sub>
                </m:sSub>
                <m:r>
                  <w:rPr>
                    <w:rFonts w:ascii="Cambria Math" w:eastAsia="標楷體" w:hAnsi="Cambria Math" w:cs="Times New Roman"/>
                    <w:szCs w:val="24"/>
                  </w:rPr>
                  <m:t>=1</m:t>
                </m:r>
              </m:e>
              <m:e>
                <m:sSup>
                  <m:sSupPr>
                    <m:ctrlPr>
                      <w:ins w:id="23" w:author="妤瑄 孫" w:date="2021-12-02T22:23:00Z">
                        <w:rPr>
                          <w:rFonts w:ascii="Cambria Math" w:eastAsia="標楷體" w:hAnsi="Cambria Math" w:cs="Times New Roman"/>
                          <w:i/>
                          <w:szCs w:val="24"/>
                        </w:rPr>
                      </w:ins>
                    </m:ctrlPr>
                  </m:sSupPr>
                  <m:e>
                    <m:r>
                      <w:rPr>
                        <w:rFonts w:ascii="Cambria Math" w:eastAsia="標楷體" w:hAnsi="Cambria Math" w:cs="Times New Roman"/>
                        <w:szCs w:val="24"/>
                      </w:rPr>
                      <m:t>w</m:t>
                    </m:r>
                  </m:e>
                  <m:sup>
                    <m:r>
                      <w:rPr>
                        <w:rFonts w:ascii="Cambria Math" w:eastAsia="標楷體" w:hAnsi="Cambria Math" w:cs="Times New Roman"/>
                        <w:szCs w:val="24"/>
                      </w:rPr>
                      <m:t>T</m:t>
                    </m:r>
                  </m:sup>
                </m:sSup>
                <m:sSub>
                  <m:sSubPr>
                    <m:ctrlPr>
                      <w:ins w:id="24" w:author="妤瑄 孫" w:date="2021-12-02T22:23:00Z">
                        <w:rPr>
                          <w:rFonts w:ascii="Cambria Math" w:eastAsia="標楷體" w:hAnsi="Cambria Math" w:cs="Times New Roman"/>
                          <w:i/>
                          <w:szCs w:val="24"/>
                        </w:rPr>
                      </w:ins>
                    </m:ctrlPr>
                  </m:sSubPr>
                  <m:e>
                    <m:r>
                      <w:rPr>
                        <w:rFonts w:ascii="Cambria Math" w:eastAsia="標楷體" w:hAnsi="Cambria Math" w:cs="Times New Roman"/>
                        <w:szCs w:val="24"/>
                      </w:rPr>
                      <m:t>x</m:t>
                    </m:r>
                  </m:e>
                  <m:sub>
                    <m:r>
                      <w:rPr>
                        <w:rFonts w:ascii="Cambria Math" w:eastAsia="標楷體" w:hAnsi="Cambria Math" w:cs="Times New Roman"/>
                        <w:szCs w:val="24"/>
                      </w:rPr>
                      <m:t>i</m:t>
                    </m:r>
                  </m:sub>
                </m:sSub>
                <m:r>
                  <w:rPr>
                    <w:rFonts w:ascii="Cambria Math" w:eastAsia="標楷體" w:hAnsi="Cambria Math" w:cs="Times New Roman"/>
                    <w:szCs w:val="24"/>
                  </w:rPr>
                  <m:t xml:space="preserve">+b≤1         if </m:t>
                </m:r>
                <m:sSub>
                  <m:sSubPr>
                    <m:ctrlPr>
                      <w:ins w:id="25" w:author="妤瑄 孫" w:date="2021-12-02T22:23:00Z">
                        <w:rPr>
                          <w:rFonts w:ascii="Cambria Math" w:eastAsia="標楷體" w:hAnsi="Cambria Math" w:cs="Times New Roman"/>
                          <w:i/>
                          <w:szCs w:val="24"/>
                        </w:rPr>
                      </w:ins>
                    </m:ctrlPr>
                  </m:sSubPr>
                  <m:e>
                    <m:r>
                      <w:rPr>
                        <w:rFonts w:ascii="Cambria Math" w:eastAsia="標楷體" w:hAnsi="Cambria Math" w:cs="Times New Roman"/>
                        <w:szCs w:val="24"/>
                      </w:rPr>
                      <m:t>y</m:t>
                    </m:r>
                  </m:e>
                  <m:sub>
                    <m:r>
                      <w:rPr>
                        <w:rFonts w:ascii="Cambria Math" w:eastAsia="標楷體" w:hAnsi="Cambria Math" w:cs="Times New Roman"/>
                        <w:szCs w:val="24"/>
                      </w:rPr>
                      <m:t>i</m:t>
                    </m:r>
                  </m:sub>
                </m:sSub>
                <m:r>
                  <w:rPr>
                    <w:rFonts w:ascii="Cambria Math" w:eastAsia="標楷體" w:hAnsi="Cambria Math" w:cs="Times New Roman"/>
                    <w:szCs w:val="24"/>
                  </w:rPr>
                  <m:t>=-1</m:t>
                </m:r>
              </m:e>
            </m:eqArr>
          </m:e>
        </m:d>
        <m:r>
          <w:rPr>
            <w:rFonts w:ascii="Cambria Math" w:eastAsia="標楷體" w:hAnsi="Cambria Math" w:cs="Times New Roman"/>
            <w:szCs w:val="24"/>
          </w:rPr>
          <m:t>≡</m:t>
        </m:r>
        <m:sSub>
          <m:sSubPr>
            <m:ctrlPr>
              <w:ins w:id="26" w:author="妤瑄 孫" w:date="2021-12-02T22:23:00Z">
                <w:rPr>
                  <w:rFonts w:ascii="Cambria Math" w:eastAsia="標楷體" w:hAnsi="Cambria Math" w:cs="Times New Roman"/>
                  <w:i/>
                  <w:szCs w:val="24"/>
                </w:rPr>
              </w:ins>
            </m:ctrlPr>
          </m:sSubPr>
          <m:e>
            <m:r>
              <w:rPr>
                <w:rFonts w:ascii="Cambria Math" w:eastAsia="標楷體" w:hAnsi="Cambria Math" w:cs="Times New Roman"/>
                <w:szCs w:val="24"/>
              </w:rPr>
              <m:t>y</m:t>
            </m:r>
          </m:e>
          <m:sub>
            <m:r>
              <w:rPr>
                <w:rFonts w:ascii="Cambria Math" w:eastAsia="標楷體" w:hAnsi="Cambria Math" w:cs="Times New Roman"/>
                <w:szCs w:val="24"/>
              </w:rPr>
              <m:t>i</m:t>
            </m:r>
          </m:sub>
        </m:sSub>
        <m:r>
          <w:rPr>
            <w:rFonts w:ascii="Cambria Math" w:eastAsia="標楷體" w:hAnsi="Cambria Math" w:cs="Times New Roman"/>
            <w:szCs w:val="24"/>
          </w:rPr>
          <m:t>((</m:t>
        </m:r>
        <m:sSup>
          <m:sSupPr>
            <m:ctrlPr>
              <w:ins w:id="27" w:author="妤瑄 孫" w:date="2021-12-02T22:23:00Z">
                <w:rPr>
                  <w:rFonts w:ascii="Cambria Math" w:eastAsia="標楷體" w:hAnsi="Cambria Math" w:cs="Times New Roman"/>
                  <w:i/>
                  <w:szCs w:val="24"/>
                </w:rPr>
              </w:ins>
            </m:ctrlPr>
          </m:sSupPr>
          <m:e>
            <m:r>
              <w:rPr>
                <w:rFonts w:ascii="Cambria Math" w:eastAsia="標楷體" w:hAnsi="Cambria Math" w:cs="Times New Roman"/>
                <w:szCs w:val="24"/>
              </w:rPr>
              <m:t>w</m:t>
            </m:r>
          </m:e>
          <m:sup>
            <m:r>
              <w:rPr>
                <w:rFonts w:ascii="Cambria Math" w:eastAsia="標楷體" w:hAnsi="Cambria Math" w:cs="Times New Roman"/>
                <w:szCs w:val="24"/>
              </w:rPr>
              <m:t>T</m:t>
            </m:r>
          </m:sup>
        </m:sSup>
        <m:sSub>
          <m:sSubPr>
            <m:ctrlPr>
              <w:ins w:id="28" w:author="妤瑄 孫" w:date="2021-12-02T22:23:00Z">
                <w:rPr>
                  <w:rFonts w:ascii="Cambria Math" w:eastAsia="標楷體" w:hAnsi="Cambria Math" w:cs="Times New Roman"/>
                  <w:i/>
                  <w:szCs w:val="24"/>
                </w:rPr>
              </w:ins>
            </m:ctrlPr>
          </m:sSubPr>
          <m:e>
            <m:r>
              <w:rPr>
                <w:rFonts w:ascii="Cambria Math" w:eastAsia="標楷體" w:hAnsi="Cambria Math" w:cs="Times New Roman"/>
                <w:szCs w:val="24"/>
              </w:rPr>
              <m:t>x</m:t>
            </m:r>
          </m:e>
          <m:sub>
            <m:r>
              <w:rPr>
                <w:rFonts w:ascii="Cambria Math" w:eastAsia="標楷體" w:hAnsi="Cambria Math" w:cs="Times New Roman"/>
                <w:szCs w:val="24"/>
              </w:rPr>
              <m:t>i</m:t>
            </m:r>
          </m:sub>
        </m:sSub>
        <m:r>
          <w:rPr>
            <w:rFonts w:ascii="Cambria Math" w:eastAsia="標楷體" w:hAnsi="Cambria Math" w:cs="Times New Roman"/>
            <w:szCs w:val="24"/>
          </w:rPr>
          <m:t xml:space="preserve">)+b)≥1 </m:t>
        </m:r>
      </m:oMath>
      <w:r w:rsidR="004F35BF" w:rsidRPr="00C01C39">
        <w:rPr>
          <w:rFonts w:ascii="Times New Roman" w:eastAsia="標楷體" w:hAnsi="Times New Roman" w:cs="Times New Roman"/>
          <w:szCs w:val="24"/>
        </w:rPr>
        <w:t xml:space="preserve"> </w:t>
      </w:r>
      <w:r w:rsidR="004F35BF" w:rsidRPr="00C01C39">
        <w:rPr>
          <w:rFonts w:ascii="Times New Roman" w:eastAsia="標楷體" w:hAnsi="Times New Roman" w:cs="Times New Roman"/>
          <w:szCs w:val="24"/>
        </w:rPr>
        <w:tab/>
      </w:r>
      <w:r w:rsidR="004F35BF" w:rsidRPr="00C01C39">
        <w:rPr>
          <w:rFonts w:ascii="Times New Roman" w:eastAsia="標楷體" w:hAnsi="Times New Roman" w:cs="Times New Roman"/>
          <w:szCs w:val="24"/>
        </w:rPr>
        <w:tab/>
      </w:r>
      <w:r w:rsidR="004F35BF" w:rsidRPr="00C01C39">
        <w:rPr>
          <w:rFonts w:ascii="Times New Roman" w:eastAsia="標楷體" w:hAnsi="Times New Roman" w:cs="Times New Roman"/>
          <w:szCs w:val="24"/>
        </w:rPr>
        <w:tab/>
      </w:r>
      <w:r w:rsidR="004F35BF" w:rsidRPr="00C01C39">
        <w:rPr>
          <w:rFonts w:ascii="Times New Roman" w:eastAsia="標楷體" w:hAnsi="Times New Roman" w:cs="Times New Roman"/>
          <w:szCs w:val="24"/>
        </w:rPr>
        <w:tab/>
      </w:r>
      <w:r w:rsidR="006339A8" w:rsidRPr="00C01C39">
        <w:rPr>
          <w:rFonts w:ascii="Times New Roman" w:eastAsia="標楷體" w:hAnsi="Times New Roman" w:cs="Times New Roman"/>
          <w:szCs w:val="24"/>
        </w:rPr>
        <w:t xml:space="preserve"> </w:t>
      </w:r>
      <w:r w:rsidR="004F35BF" w:rsidRPr="00C01C39">
        <w:rPr>
          <w:rFonts w:ascii="Times New Roman" w:eastAsia="標楷體" w:hAnsi="Times New Roman" w:cs="Times New Roman"/>
          <w:szCs w:val="24"/>
        </w:rPr>
        <w:t>(</w:t>
      </w:r>
      <w:r w:rsidR="006339A8" w:rsidRPr="00C01C39">
        <w:rPr>
          <w:rFonts w:ascii="Times New Roman" w:eastAsia="標楷體" w:hAnsi="Times New Roman" w:cs="Times New Roman"/>
          <w:szCs w:val="24"/>
        </w:rPr>
        <w:t>2</w:t>
      </w:r>
      <w:r w:rsidR="004F35BF" w:rsidRPr="00C01C39">
        <w:rPr>
          <w:rFonts w:ascii="Times New Roman" w:eastAsia="標楷體" w:hAnsi="Times New Roman" w:cs="Times New Roman"/>
          <w:szCs w:val="24"/>
        </w:rPr>
        <w:t>)</w:t>
      </w:r>
    </w:p>
    <w:p w14:paraId="71324D7C" w14:textId="77777777" w:rsidR="00E547E0" w:rsidRPr="00C01C39" w:rsidRDefault="00E547E0">
      <w:pPr>
        <w:widowControl/>
        <w:rPr>
          <w:rFonts w:ascii="Times New Roman" w:eastAsia="標楷體" w:hAnsi="Times New Roman" w:cs="Times New Roman"/>
          <w:b/>
          <w:bCs/>
          <w:sz w:val="36"/>
          <w:szCs w:val="36"/>
        </w:rPr>
      </w:pPr>
      <w:r w:rsidRPr="00C01C39">
        <w:rPr>
          <w:rFonts w:ascii="Times New Roman" w:eastAsia="標楷體" w:hAnsi="Times New Roman" w:cs="Times New Roman"/>
          <w:b/>
          <w:bCs/>
          <w:sz w:val="36"/>
          <w:szCs w:val="36"/>
        </w:rPr>
        <w:br w:type="page"/>
      </w:r>
    </w:p>
    <w:p w14:paraId="6320F371" w14:textId="2B07EF99" w:rsidR="00B7027E" w:rsidRPr="00C01C39" w:rsidRDefault="0062250B" w:rsidP="00B26253">
      <w:pPr>
        <w:jc w:val="center"/>
        <w:outlineLvl w:val="0"/>
        <w:rPr>
          <w:rFonts w:ascii="Times New Roman" w:eastAsia="標楷體" w:hAnsi="Times New Roman" w:cs="Times New Roman"/>
          <w:b/>
          <w:bCs/>
          <w:sz w:val="36"/>
          <w:szCs w:val="36"/>
        </w:rPr>
      </w:pPr>
      <w:bookmarkStart w:id="29" w:name="_Toc92118231"/>
      <w:r w:rsidRPr="00C01C39">
        <w:rPr>
          <w:rFonts w:ascii="Times New Roman" w:eastAsia="標楷體" w:hAnsi="Times New Roman" w:cs="Times New Roman"/>
          <w:b/>
          <w:bCs/>
          <w:sz w:val="36"/>
          <w:szCs w:val="36"/>
        </w:rPr>
        <w:lastRenderedPageBreak/>
        <w:t>第三章</w:t>
      </w:r>
      <w:r w:rsidRPr="00C01C39">
        <w:rPr>
          <w:rFonts w:ascii="Times New Roman" w:eastAsia="標楷體" w:hAnsi="Times New Roman" w:cs="Times New Roman"/>
          <w:b/>
          <w:bCs/>
          <w:sz w:val="36"/>
          <w:szCs w:val="36"/>
        </w:rPr>
        <w:t xml:space="preserve"> </w:t>
      </w:r>
      <w:r w:rsidRPr="00C01C39">
        <w:rPr>
          <w:rFonts w:ascii="Times New Roman" w:eastAsia="標楷體" w:hAnsi="Times New Roman" w:cs="Times New Roman"/>
          <w:b/>
          <w:bCs/>
          <w:sz w:val="36"/>
          <w:szCs w:val="36"/>
        </w:rPr>
        <w:t>研究</w:t>
      </w:r>
      <w:r w:rsidR="00B7027E" w:rsidRPr="00C01C39">
        <w:rPr>
          <w:rFonts w:ascii="Times New Roman" w:eastAsia="標楷體" w:hAnsi="Times New Roman" w:cs="Times New Roman"/>
          <w:b/>
          <w:bCs/>
          <w:sz w:val="36"/>
          <w:szCs w:val="36"/>
        </w:rPr>
        <w:t>方法</w:t>
      </w:r>
      <w:bookmarkEnd w:id="29"/>
    </w:p>
    <w:p w14:paraId="32F409E5" w14:textId="68EEAABA" w:rsidR="00B7027E" w:rsidRPr="00C01C39" w:rsidRDefault="00546CDB" w:rsidP="00841FC7">
      <w:pPr>
        <w:jc w:val="both"/>
        <w:outlineLvl w:val="1"/>
        <w:rPr>
          <w:rFonts w:ascii="Times New Roman" w:eastAsia="標楷體" w:hAnsi="Times New Roman" w:cs="Times New Roman"/>
          <w:b/>
          <w:bCs/>
          <w:szCs w:val="24"/>
        </w:rPr>
      </w:pPr>
      <w:bookmarkStart w:id="30" w:name="_Toc92118232"/>
      <w:r w:rsidRPr="00C01C39">
        <w:rPr>
          <w:rFonts w:ascii="Times New Roman" w:eastAsia="標楷體" w:hAnsi="Times New Roman" w:cs="Times New Roman"/>
          <w:b/>
          <w:bCs/>
          <w:szCs w:val="24"/>
        </w:rPr>
        <w:t>3.1</w:t>
      </w:r>
      <w:r w:rsidR="009351D4" w:rsidRPr="00C01C39">
        <w:rPr>
          <w:rFonts w:ascii="Times New Roman" w:eastAsia="標楷體" w:hAnsi="Times New Roman" w:cs="Times New Roman"/>
          <w:b/>
          <w:bCs/>
          <w:szCs w:val="24"/>
        </w:rPr>
        <w:t xml:space="preserve"> </w:t>
      </w:r>
      <w:r w:rsidR="00B7027E" w:rsidRPr="00C01C39">
        <w:rPr>
          <w:rFonts w:ascii="Times New Roman" w:eastAsia="標楷體" w:hAnsi="Times New Roman" w:cs="Times New Roman"/>
          <w:b/>
          <w:bCs/>
          <w:szCs w:val="24"/>
        </w:rPr>
        <w:t>系統架構</w:t>
      </w:r>
      <w:bookmarkEnd w:id="30"/>
    </w:p>
    <w:p w14:paraId="023433AE" w14:textId="7F7F4EA6" w:rsidR="00110278" w:rsidRPr="00C01C39" w:rsidRDefault="00110278" w:rsidP="00110278">
      <w:pPr>
        <w:jc w:val="both"/>
        <w:rPr>
          <w:rFonts w:ascii="Times New Roman" w:eastAsia="標楷體" w:hAnsi="Times New Roman" w:cs="Times New Roman"/>
          <w:szCs w:val="24"/>
        </w:rPr>
      </w:pPr>
      <w:r w:rsidRPr="00C01C39">
        <w:rPr>
          <w:rFonts w:ascii="Times New Roman" w:eastAsia="標楷體" w:hAnsi="Times New Roman" w:cs="Times New Roman"/>
          <w:noProof/>
          <w:szCs w:val="24"/>
        </w:rPr>
        <w:drawing>
          <wp:inline distT="0" distB="0" distL="0" distR="0" wp14:anchorId="4B836E93" wp14:editId="50A9CAC7">
            <wp:extent cx="5273675" cy="2725420"/>
            <wp:effectExtent l="0" t="0" r="317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2725420"/>
                    </a:xfrm>
                    <a:prstGeom prst="rect">
                      <a:avLst/>
                    </a:prstGeom>
                    <a:noFill/>
                  </pic:spPr>
                </pic:pic>
              </a:graphicData>
            </a:graphic>
          </wp:inline>
        </w:drawing>
      </w:r>
    </w:p>
    <w:p w14:paraId="51F94558" w14:textId="7A05A0B0" w:rsidR="00110278" w:rsidRPr="00C01C39" w:rsidRDefault="00110278" w:rsidP="00110278">
      <w:pPr>
        <w:jc w:val="center"/>
        <w:rPr>
          <w:rFonts w:ascii="Times New Roman" w:eastAsia="標楷體" w:hAnsi="Times New Roman" w:cs="Times New Roman"/>
          <w:szCs w:val="24"/>
        </w:rPr>
      </w:pPr>
      <w:r w:rsidRPr="00C01C39">
        <w:rPr>
          <w:rFonts w:ascii="Times New Roman" w:eastAsia="標楷體" w:hAnsi="Times New Roman" w:cs="Times New Roman"/>
          <w:szCs w:val="24"/>
        </w:rPr>
        <w:t>圖</w:t>
      </w:r>
      <w:r w:rsidRPr="00C01C39">
        <w:rPr>
          <w:rFonts w:ascii="Times New Roman" w:eastAsia="標楷體" w:hAnsi="Times New Roman" w:cs="Times New Roman"/>
          <w:szCs w:val="24"/>
        </w:rPr>
        <w:t xml:space="preserve">3.1 </w:t>
      </w:r>
      <w:r w:rsidRPr="00C01C39">
        <w:rPr>
          <w:rFonts w:ascii="Times New Roman" w:eastAsia="標楷體" w:hAnsi="Times New Roman" w:cs="Times New Roman"/>
          <w:szCs w:val="24"/>
        </w:rPr>
        <w:t>系統架構圖</w:t>
      </w:r>
    </w:p>
    <w:p w14:paraId="44F26E28" w14:textId="77777777" w:rsidR="00110278" w:rsidRPr="00C01C39" w:rsidRDefault="00110278" w:rsidP="00110278">
      <w:pPr>
        <w:jc w:val="center"/>
        <w:rPr>
          <w:rFonts w:ascii="Times New Roman" w:eastAsia="標楷體" w:hAnsi="Times New Roman" w:cs="Times New Roman"/>
          <w:szCs w:val="24"/>
        </w:rPr>
      </w:pPr>
    </w:p>
    <w:p w14:paraId="33C14EE6" w14:textId="0B526678" w:rsidR="00110278" w:rsidRPr="00C01C39" w:rsidRDefault="00110278" w:rsidP="00110278">
      <w:pPr>
        <w:ind w:firstLine="480"/>
        <w:rPr>
          <w:rFonts w:ascii="Times New Roman" w:eastAsia="標楷體" w:hAnsi="Times New Roman" w:cs="Times New Roman"/>
          <w:szCs w:val="24"/>
        </w:rPr>
      </w:pPr>
      <w:r w:rsidRPr="00C01C39">
        <w:rPr>
          <w:rFonts w:ascii="Times New Roman" w:eastAsia="標楷體" w:hAnsi="Times New Roman" w:cs="Times New Roman"/>
          <w:szCs w:val="24"/>
        </w:rPr>
        <w:t>本論文研究所提出的系統架構圖如圖</w:t>
      </w:r>
      <w:r w:rsidRPr="00C01C39">
        <w:rPr>
          <w:rFonts w:ascii="Times New Roman" w:eastAsia="標楷體" w:hAnsi="Times New Roman" w:cs="Times New Roman"/>
          <w:szCs w:val="24"/>
        </w:rPr>
        <w:t>3.1</w:t>
      </w:r>
      <w:r w:rsidRPr="00C01C39">
        <w:rPr>
          <w:rFonts w:ascii="Times New Roman" w:eastAsia="標楷體" w:hAnsi="Times New Roman" w:cs="Times New Roman"/>
          <w:szCs w:val="24"/>
        </w:rPr>
        <w:t>所示，在研究中他使用了</w:t>
      </w:r>
      <w:r w:rsidRPr="00C01C39">
        <w:rPr>
          <w:rFonts w:ascii="Times New Roman" w:eastAsia="標楷體" w:hAnsi="Times New Roman" w:cs="Times New Roman"/>
          <w:szCs w:val="24"/>
        </w:rPr>
        <w:t>ANN</w:t>
      </w:r>
      <w:r w:rsidRPr="00C01C39">
        <w:rPr>
          <w:rFonts w:ascii="Times New Roman" w:eastAsia="標楷體" w:hAnsi="Times New Roman" w:cs="Times New Roman"/>
          <w:szCs w:val="24"/>
        </w:rPr>
        <w:t>網路架構，並且比較各個</w:t>
      </w:r>
      <w:r w:rsidRPr="00C01C39">
        <w:rPr>
          <w:rFonts w:ascii="Times New Roman" w:eastAsia="標楷體" w:hAnsi="Times New Roman" w:cs="Times New Roman"/>
          <w:szCs w:val="24"/>
        </w:rPr>
        <w:t>transfer function</w:t>
      </w:r>
      <w:r w:rsidRPr="00C01C39">
        <w:rPr>
          <w:rFonts w:ascii="Times New Roman" w:eastAsia="標楷體" w:hAnsi="Times New Roman" w:cs="Times New Roman"/>
          <w:szCs w:val="24"/>
        </w:rPr>
        <w:t>，最後決定最佳並以此來預測為來的</w:t>
      </w:r>
      <w:r w:rsidRPr="00C01C39">
        <w:rPr>
          <w:rFonts w:ascii="Times New Roman" w:eastAsia="標楷體" w:hAnsi="Times New Roman" w:cs="Times New Roman"/>
          <w:szCs w:val="24"/>
        </w:rPr>
        <w:t>NASDAQ</w:t>
      </w:r>
      <w:r w:rsidRPr="00C01C39">
        <w:rPr>
          <w:rFonts w:ascii="Times New Roman" w:eastAsia="標楷體" w:hAnsi="Times New Roman" w:cs="Times New Roman"/>
          <w:szCs w:val="24"/>
        </w:rPr>
        <w:t>指數。</w:t>
      </w:r>
    </w:p>
    <w:p w14:paraId="7331D053" w14:textId="77777777" w:rsidR="00110278" w:rsidRPr="00C01C39" w:rsidRDefault="00110278" w:rsidP="00110278">
      <w:pPr>
        <w:ind w:firstLine="480"/>
        <w:rPr>
          <w:rFonts w:ascii="Times New Roman" w:eastAsia="標楷體" w:hAnsi="Times New Roman" w:cs="Times New Roman"/>
          <w:szCs w:val="24"/>
        </w:rPr>
      </w:pPr>
    </w:p>
    <w:p w14:paraId="5F934BE9" w14:textId="52820E4A" w:rsidR="00B7027E" w:rsidRPr="00C01C39" w:rsidRDefault="00546CDB" w:rsidP="009F55C2">
      <w:pPr>
        <w:jc w:val="both"/>
        <w:outlineLvl w:val="1"/>
        <w:rPr>
          <w:rFonts w:ascii="Times New Roman" w:eastAsia="標楷體" w:hAnsi="Times New Roman" w:cs="Times New Roman"/>
          <w:b/>
          <w:bCs/>
          <w:szCs w:val="24"/>
        </w:rPr>
      </w:pPr>
      <w:bookmarkStart w:id="31" w:name="_Toc92118233"/>
      <w:r w:rsidRPr="00C01C39">
        <w:rPr>
          <w:rFonts w:ascii="Times New Roman" w:eastAsia="標楷體" w:hAnsi="Times New Roman" w:cs="Times New Roman"/>
          <w:b/>
          <w:bCs/>
          <w:szCs w:val="24"/>
        </w:rPr>
        <w:t>3.2</w:t>
      </w:r>
      <w:r w:rsidR="009351D4" w:rsidRPr="00C01C39">
        <w:rPr>
          <w:rFonts w:ascii="Times New Roman" w:eastAsia="標楷體" w:hAnsi="Times New Roman" w:cs="Times New Roman"/>
          <w:b/>
          <w:bCs/>
          <w:szCs w:val="24"/>
        </w:rPr>
        <w:t xml:space="preserve"> </w:t>
      </w:r>
      <w:r w:rsidR="00110278" w:rsidRPr="00C01C39">
        <w:rPr>
          <w:rFonts w:ascii="Times New Roman" w:eastAsia="標楷體" w:hAnsi="Times New Roman" w:cs="Times New Roman"/>
          <w:b/>
          <w:bCs/>
          <w:szCs w:val="24"/>
        </w:rPr>
        <w:t>類神經網路架構</w:t>
      </w:r>
      <w:bookmarkEnd w:id="31"/>
    </w:p>
    <w:p w14:paraId="5516D706" w14:textId="24753059" w:rsidR="00110278" w:rsidRPr="00C01C39" w:rsidRDefault="00110278" w:rsidP="00110278">
      <w:pPr>
        <w:jc w:val="center"/>
        <w:rPr>
          <w:rFonts w:ascii="Times New Roman" w:eastAsia="標楷體" w:hAnsi="Times New Roman" w:cs="Times New Roman"/>
          <w:b/>
          <w:bCs/>
          <w:szCs w:val="24"/>
        </w:rPr>
      </w:pPr>
      <w:r w:rsidRPr="00C01C39">
        <w:rPr>
          <w:rFonts w:ascii="Times New Roman" w:eastAsia="標楷體" w:hAnsi="Times New Roman" w:cs="Times New Roman"/>
          <w:b/>
          <w:bCs/>
          <w:noProof/>
          <w:szCs w:val="24"/>
        </w:rPr>
        <w:drawing>
          <wp:inline distT="0" distB="0" distL="0" distR="0" wp14:anchorId="69BB66A5" wp14:editId="4283284A">
            <wp:extent cx="3391535" cy="261937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2775" r="-246" b="12846"/>
                    <a:stretch/>
                  </pic:blipFill>
                  <pic:spPr bwMode="auto">
                    <a:xfrm>
                      <a:off x="0" y="0"/>
                      <a:ext cx="3391535"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3ECC9CCD" w14:textId="2512A95C" w:rsidR="00110278" w:rsidRPr="00C01C39" w:rsidRDefault="00110278" w:rsidP="00110278">
      <w:pPr>
        <w:jc w:val="center"/>
        <w:rPr>
          <w:rFonts w:ascii="Times New Roman" w:eastAsia="標楷體" w:hAnsi="Times New Roman" w:cs="Times New Roman"/>
          <w:szCs w:val="24"/>
        </w:rPr>
      </w:pPr>
      <w:r w:rsidRPr="00C01C39">
        <w:rPr>
          <w:rFonts w:ascii="Times New Roman" w:eastAsia="標楷體" w:hAnsi="Times New Roman" w:cs="Times New Roman"/>
          <w:szCs w:val="24"/>
        </w:rPr>
        <w:t>圖</w:t>
      </w:r>
      <w:r w:rsidR="002C603A" w:rsidRPr="00C01C39">
        <w:rPr>
          <w:rFonts w:ascii="Times New Roman" w:eastAsia="標楷體" w:hAnsi="Times New Roman" w:cs="Times New Roman"/>
          <w:szCs w:val="24"/>
        </w:rPr>
        <w:t>3.2</w:t>
      </w:r>
      <w:r w:rsidRPr="00C01C39">
        <w:rPr>
          <w:rFonts w:ascii="Times New Roman" w:eastAsia="標楷體" w:hAnsi="Times New Roman" w:cs="Times New Roman"/>
          <w:szCs w:val="24"/>
        </w:rPr>
        <w:t xml:space="preserve"> MLP</w:t>
      </w:r>
      <w:r w:rsidRPr="00C01C39">
        <w:rPr>
          <w:rFonts w:ascii="Times New Roman" w:eastAsia="標楷體" w:hAnsi="Times New Roman" w:cs="Times New Roman"/>
          <w:szCs w:val="24"/>
        </w:rPr>
        <w:t>網路架構圖</w:t>
      </w:r>
    </w:p>
    <w:p w14:paraId="6453B604" w14:textId="189ECDA8" w:rsidR="00110278" w:rsidRPr="00C01C39" w:rsidRDefault="00110278" w:rsidP="00662FC5">
      <w:pPr>
        <w:rPr>
          <w:rFonts w:ascii="Times New Roman" w:eastAsia="標楷體" w:hAnsi="Times New Roman" w:cs="Times New Roman"/>
          <w:szCs w:val="24"/>
        </w:rPr>
      </w:pPr>
    </w:p>
    <w:p w14:paraId="005DB4DF" w14:textId="2B45F3FE" w:rsidR="00662FC5" w:rsidRPr="00C01C39" w:rsidRDefault="00662FC5" w:rsidP="001C67FC">
      <w:pPr>
        <w:ind w:firstLine="480"/>
        <w:rPr>
          <w:rFonts w:ascii="Times New Roman" w:eastAsia="標楷體" w:hAnsi="Times New Roman" w:cs="Times New Roman"/>
          <w:szCs w:val="24"/>
        </w:rPr>
      </w:pPr>
      <w:r w:rsidRPr="00C01C39">
        <w:rPr>
          <w:rFonts w:ascii="Times New Roman" w:eastAsia="標楷體" w:hAnsi="Times New Roman" w:cs="Times New Roman"/>
          <w:szCs w:val="24"/>
        </w:rPr>
        <w:t>圖</w:t>
      </w:r>
      <w:r w:rsidR="002C6F14" w:rsidRPr="00C01C39">
        <w:rPr>
          <w:rFonts w:ascii="Times New Roman" w:eastAsia="標楷體" w:hAnsi="Times New Roman" w:cs="Times New Roman"/>
          <w:szCs w:val="24"/>
        </w:rPr>
        <w:t>3.2</w:t>
      </w:r>
      <w:r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為</w:t>
      </w:r>
      <w:r w:rsidRPr="00C01C39">
        <w:rPr>
          <w:rFonts w:ascii="Times New Roman" w:eastAsia="標楷體" w:hAnsi="Times New Roman" w:cs="Times New Roman"/>
          <w:szCs w:val="24"/>
        </w:rPr>
        <w:t>MLP</w:t>
      </w:r>
      <w:r w:rsidRPr="00C01C39">
        <w:rPr>
          <w:rFonts w:ascii="Times New Roman" w:eastAsia="標楷體" w:hAnsi="Times New Roman" w:cs="Times New Roman"/>
          <w:szCs w:val="24"/>
        </w:rPr>
        <w:t>網路架構圖，並且可以把</w:t>
      </w:r>
      <w:r w:rsidRPr="00C01C39">
        <w:rPr>
          <w:rFonts w:ascii="Times New Roman" w:eastAsia="標楷體" w:hAnsi="Times New Roman" w:cs="Times New Roman"/>
          <w:szCs w:val="24"/>
        </w:rPr>
        <w:t>neuron P</w:t>
      </w:r>
      <w:r w:rsidRPr="00C01C39">
        <w:rPr>
          <w:rFonts w:ascii="Times New Roman" w:eastAsia="標楷體" w:hAnsi="Times New Roman" w:cs="Times New Roman"/>
          <w:szCs w:val="24"/>
        </w:rPr>
        <w:t>的輸出寫成下列的數學示</w:t>
      </w:r>
      <w:r w:rsidR="002C6F14" w:rsidRPr="00C01C39">
        <w:rPr>
          <w:rFonts w:ascii="Times New Roman" w:eastAsia="標楷體" w:hAnsi="Times New Roman" w:cs="Times New Roman"/>
          <w:szCs w:val="24"/>
        </w:rPr>
        <w:t>：</w:t>
      </w:r>
    </w:p>
    <w:p w14:paraId="7E5642A0" w14:textId="76141F3F" w:rsidR="00230B02" w:rsidRPr="00C01C39" w:rsidRDefault="0087194F" w:rsidP="00230B02">
      <w:pPr>
        <w:ind w:left="480" w:firstLine="87"/>
        <w:jc w:val="both"/>
        <w:rPr>
          <w:rFonts w:ascii="Times New Roman" w:eastAsia="標楷體" w:hAnsi="Times New Roman" w:cs="Times New Roman"/>
          <w:szCs w:val="24"/>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P</m:t>
            </m:r>
          </m:sub>
        </m:sSub>
        <m:r>
          <w:rPr>
            <w:rFonts w:ascii="Cambria Math" w:eastAsia="標楷體" w:hAnsi="Cambria Math" w:cs="Times New Roman"/>
            <w:szCs w:val="24"/>
          </w:rPr>
          <m:t>=</m:t>
        </m:r>
        <m:nary>
          <m:naryPr>
            <m:chr m:val="∑"/>
            <m:limLoc m:val="undOvr"/>
            <m:grow m:val="1"/>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sub>
            </m:sSub>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i</m:t>
                </m:r>
              </m:sub>
            </m:sSub>
          </m:e>
        </m:nary>
      </m:oMath>
      <w:r w:rsidR="00230B02" w:rsidRPr="00C01C39">
        <w:rPr>
          <w:rFonts w:ascii="Times New Roman" w:eastAsia="標楷體" w:hAnsi="Times New Roman" w:cs="Times New Roman"/>
          <w:szCs w:val="24"/>
        </w:rPr>
        <w:t xml:space="preserve">                                           </w:t>
      </w:r>
      <w:r w:rsidR="00230B02" w:rsidRPr="00C01C39">
        <w:rPr>
          <w:rFonts w:ascii="Times New Roman" w:eastAsia="標楷體" w:hAnsi="Times New Roman" w:cs="Times New Roman"/>
          <w:szCs w:val="24"/>
        </w:rPr>
        <w:tab/>
        <w:t xml:space="preserve">  (</w:t>
      </w:r>
      <w:r w:rsidR="006339A8" w:rsidRPr="00C01C39">
        <w:rPr>
          <w:rFonts w:ascii="Times New Roman" w:eastAsia="標楷體" w:hAnsi="Times New Roman" w:cs="Times New Roman"/>
          <w:szCs w:val="24"/>
        </w:rPr>
        <w:t>3</w:t>
      </w:r>
      <w:r w:rsidR="00230B02" w:rsidRPr="00C01C39">
        <w:rPr>
          <w:rFonts w:ascii="Times New Roman" w:eastAsia="標楷體" w:hAnsi="Times New Roman" w:cs="Times New Roman"/>
          <w:szCs w:val="24"/>
        </w:rPr>
        <w:t>)</w:t>
      </w:r>
    </w:p>
    <w:p w14:paraId="4E46EC62" w14:textId="75F50765" w:rsidR="00230B02" w:rsidRPr="00C01C39" w:rsidRDefault="0087194F" w:rsidP="00230B02">
      <w:pPr>
        <w:ind w:left="480" w:firstLine="87"/>
        <w:jc w:val="both"/>
        <w:rPr>
          <w:rFonts w:ascii="Times New Roman" w:eastAsia="標楷體" w:hAnsi="Times New Roman" w:cs="Times New Roman"/>
          <w:szCs w:val="24"/>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P</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φ(u</m:t>
            </m:r>
          </m:e>
          <m:sub>
            <m:r>
              <w:rPr>
                <w:rFonts w:ascii="Cambria Math" w:eastAsia="標楷體" w:hAnsi="Cambria Math" w:cs="Times New Roman"/>
                <w:szCs w:val="24"/>
              </w:rPr>
              <m:t>P</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b</m:t>
            </m:r>
          </m:e>
          <m:sub>
            <m:r>
              <w:rPr>
                <w:rFonts w:ascii="Cambria Math" w:eastAsia="標楷體" w:hAnsi="Cambria Math" w:cs="Times New Roman"/>
                <w:szCs w:val="24"/>
              </w:rPr>
              <m:t>P</m:t>
            </m:r>
          </m:sub>
        </m:sSub>
        <m:r>
          <w:rPr>
            <w:rFonts w:ascii="Cambria Math" w:eastAsia="標楷體" w:hAnsi="Cambria Math" w:cs="Times New Roman"/>
            <w:szCs w:val="24"/>
          </w:rPr>
          <m:t>)</m:t>
        </m:r>
      </m:oMath>
      <w:r w:rsidR="00230B02" w:rsidRPr="00C01C39">
        <w:rPr>
          <w:rFonts w:ascii="Times New Roman" w:eastAsia="標楷體" w:hAnsi="Times New Roman" w:cs="Times New Roman"/>
          <w:szCs w:val="24"/>
        </w:rPr>
        <w:t xml:space="preserve">                                           </w:t>
      </w:r>
      <w:r w:rsidR="00230B02" w:rsidRPr="00C01C39">
        <w:rPr>
          <w:rFonts w:ascii="Times New Roman" w:eastAsia="標楷體" w:hAnsi="Times New Roman" w:cs="Times New Roman"/>
          <w:szCs w:val="24"/>
        </w:rPr>
        <w:tab/>
        <w:t xml:space="preserve">  (</w:t>
      </w:r>
      <w:r w:rsidR="006339A8" w:rsidRPr="00C01C39">
        <w:rPr>
          <w:rFonts w:ascii="Times New Roman" w:eastAsia="標楷體" w:hAnsi="Times New Roman" w:cs="Times New Roman"/>
          <w:szCs w:val="24"/>
        </w:rPr>
        <w:t>4</w:t>
      </w:r>
      <w:r w:rsidR="00230B02" w:rsidRPr="00C01C39">
        <w:rPr>
          <w:rFonts w:ascii="Times New Roman" w:eastAsia="標楷體" w:hAnsi="Times New Roman" w:cs="Times New Roman"/>
          <w:szCs w:val="24"/>
        </w:rPr>
        <w:t>)</w:t>
      </w:r>
    </w:p>
    <w:p w14:paraId="6CB6AD64" w14:textId="77777777" w:rsidR="00F80FAF" w:rsidRPr="00C01C39" w:rsidRDefault="00F80FAF" w:rsidP="00662FC5">
      <w:pPr>
        <w:rPr>
          <w:rFonts w:ascii="Times New Roman" w:eastAsia="標楷體" w:hAnsi="Times New Roman" w:cs="Times New Roman"/>
          <w:szCs w:val="24"/>
        </w:rPr>
      </w:pPr>
    </w:p>
    <w:p w14:paraId="1F446832" w14:textId="3D327D67" w:rsidR="00662FC5" w:rsidRPr="00C01C39" w:rsidRDefault="00662FC5" w:rsidP="00675761">
      <w:pPr>
        <w:ind w:firstLine="480"/>
        <w:jc w:val="both"/>
        <w:rPr>
          <w:rFonts w:ascii="Times New Roman" w:eastAsia="標楷體" w:hAnsi="Times New Roman" w:cs="Times New Roman"/>
          <w:szCs w:val="24"/>
        </w:rPr>
      </w:pPr>
      <w:r w:rsidRPr="00C01C39">
        <w:rPr>
          <w:rFonts w:ascii="Times New Roman" w:eastAsia="標楷體" w:hAnsi="Times New Roman" w:cs="Times New Roman"/>
          <w:szCs w:val="24"/>
        </w:rPr>
        <w:t>在</w:t>
      </w:r>
      <w:r w:rsidR="006339A8" w:rsidRPr="00C01C39">
        <w:rPr>
          <w:rFonts w:ascii="Times New Roman" w:eastAsia="標楷體" w:hAnsi="Times New Roman" w:cs="Times New Roman"/>
          <w:szCs w:val="24"/>
        </w:rPr>
        <w:t>等式</w:t>
      </w:r>
      <w:r w:rsidRPr="00C01C39">
        <w:rPr>
          <w:rFonts w:ascii="Times New Roman" w:eastAsia="標楷體" w:hAnsi="Times New Roman" w:cs="Times New Roman"/>
          <w:szCs w:val="24"/>
        </w:rPr>
        <w:t>(</w:t>
      </w:r>
      <w:r w:rsidR="006339A8" w:rsidRPr="00C01C39">
        <w:rPr>
          <w:rFonts w:ascii="Times New Roman" w:eastAsia="標楷體" w:hAnsi="Times New Roman" w:cs="Times New Roman"/>
          <w:szCs w:val="24"/>
        </w:rPr>
        <w:t>3</w:t>
      </w:r>
      <w:r w:rsidRPr="00C01C39">
        <w:rPr>
          <w:rFonts w:ascii="Times New Roman" w:eastAsia="標楷體" w:hAnsi="Times New Roman" w:cs="Times New Roman"/>
          <w:szCs w:val="24"/>
        </w:rPr>
        <w:t>)</w:t>
      </w:r>
      <w:r w:rsidRPr="00C01C39">
        <w:rPr>
          <w:rFonts w:ascii="Times New Roman" w:eastAsia="標楷體" w:hAnsi="Times New Roman" w:cs="Times New Roman"/>
          <w:szCs w:val="24"/>
        </w:rPr>
        <w:t>中</w:t>
      </w:r>
      <m:oMath>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1</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x</m:t>
            </m:r>
          </m:e>
          <m:sub>
            <m:r>
              <w:rPr>
                <w:rFonts w:ascii="Cambria Math" w:eastAsia="標楷體" w:hAnsi="Cambria Math" w:cs="Times New Roman"/>
                <w:szCs w:val="24"/>
              </w:rPr>
              <m:t>n</m:t>
            </m:r>
          </m:sub>
        </m:sSub>
      </m:oMath>
      <w:r w:rsidRPr="00C01C39">
        <w:rPr>
          <w:rFonts w:ascii="Times New Roman" w:eastAsia="標楷體" w:hAnsi="Times New Roman" w:cs="Times New Roman"/>
          <w:szCs w:val="24"/>
        </w:rPr>
        <w:t>為輸入值，</w:t>
      </w:r>
      <m:oMath>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P1</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Pn</m:t>
            </m:r>
          </m:sub>
        </m:sSub>
      </m:oMath>
      <w:r w:rsidRPr="00C01C39">
        <w:rPr>
          <w:rFonts w:ascii="Times New Roman" w:eastAsia="標楷體" w:hAnsi="Times New Roman" w:cs="Times New Roman"/>
          <w:szCs w:val="24"/>
        </w:rPr>
        <w:t>為其權重，</w:t>
      </w:r>
      <w:bookmarkStart w:id="32" w:name="_Hlk90761028"/>
      <m:oMath>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P</m:t>
            </m:r>
          </m:sub>
        </m:sSub>
      </m:oMath>
      <w:bookmarkEnd w:id="32"/>
      <w:r w:rsidRPr="00C01C39">
        <w:rPr>
          <w:rFonts w:ascii="Times New Roman" w:eastAsia="標楷體" w:hAnsi="Times New Roman" w:cs="Times New Roman"/>
          <w:szCs w:val="24"/>
        </w:rPr>
        <w:t>為輸入值的總和</w:t>
      </w:r>
      <w:r w:rsidR="00675761" w:rsidRPr="00C01C39">
        <w:rPr>
          <w:rFonts w:ascii="Times New Roman" w:eastAsia="標楷體" w:hAnsi="Times New Roman" w:cs="Times New Roman"/>
          <w:szCs w:val="24"/>
        </w:rPr>
        <w:t>，</w:t>
      </w:r>
      <w:r w:rsidRPr="00C01C39">
        <w:rPr>
          <w:rFonts w:ascii="Times New Roman" w:eastAsia="標楷體" w:hAnsi="Times New Roman" w:cs="Times New Roman"/>
          <w:szCs w:val="24"/>
        </w:rPr>
        <w:t>在</w:t>
      </w:r>
      <w:r w:rsidR="006339A8" w:rsidRPr="00C01C39">
        <w:rPr>
          <w:rFonts w:ascii="Times New Roman" w:eastAsia="標楷體" w:hAnsi="Times New Roman" w:cs="Times New Roman"/>
          <w:szCs w:val="24"/>
        </w:rPr>
        <w:t>等式</w:t>
      </w:r>
      <w:r w:rsidRPr="00C01C39">
        <w:rPr>
          <w:rFonts w:ascii="Times New Roman" w:eastAsia="標楷體" w:hAnsi="Times New Roman" w:cs="Times New Roman"/>
          <w:szCs w:val="24"/>
        </w:rPr>
        <w:t>(</w:t>
      </w:r>
      <w:r w:rsidR="006339A8" w:rsidRPr="00C01C39">
        <w:rPr>
          <w:rFonts w:ascii="Times New Roman" w:eastAsia="標楷體" w:hAnsi="Times New Roman" w:cs="Times New Roman"/>
          <w:szCs w:val="24"/>
        </w:rPr>
        <w:t>4</w:t>
      </w:r>
      <w:r w:rsidRPr="00C01C39">
        <w:rPr>
          <w:rFonts w:ascii="Times New Roman" w:eastAsia="標楷體" w:hAnsi="Times New Roman" w:cs="Times New Roman"/>
          <w:szCs w:val="24"/>
        </w:rPr>
        <w:t>)</w:t>
      </w:r>
      <w:r w:rsidRPr="00C01C39">
        <w:rPr>
          <w:rFonts w:ascii="Times New Roman" w:eastAsia="標楷體" w:hAnsi="Times New Roman" w:cs="Times New Roman"/>
          <w:szCs w:val="24"/>
        </w:rPr>
        <w:t>中</w:t>
      </w:r>
      <m:oMath>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P</m:t>
            </m:r>
          </m:sub>
        </m:sSub>
      </m:oMath>
      <w:r w:rsidRPr="00C01C39">
        <w:rPr>
          <w:rFonts w:ascii="Times New Roman" w:eastAsia="標楷體" w:hAnsi="Times New Roman" w:cs="Times New Roman"/>
          <w:szCs w:val="24"/>
        </w:rPr>
        <w:t>是神經元的輸出，</w:t>
      </w:r>
      <m:oMath>
        <m:sSub>
          <m:sSubPr>
            <m:ctrlPr>
              <w:rPr>
                <w:rFonts w:ascii="Cambria Math" w:eastAsia="標楷體" w:hAnsi="Cambria Math" w:cs="Times New Roman"/>
                <w:i/>
                <w:szCs w:val="24"/>
              </w:rPr>
            </m:ctrlPr>
          </m:sSubPr>
          <m:e>
            <m:r>
              <w:rPr>
                <w:rFonts w:ascii="Cambria Math" w:eastAsia="標楷體" w:hAnsi="Cambria Math" w:cs="Times New Roman"/>
                <w:szCs w:val="24"/>
              </w:rPr>
              <m:t>b</m:t>
            </m:r>
          </m:e>
          <m:sub>
            <m:r>
              <w:rPr>
                <w:rFonts w:ascii="Cambria Math" w:eastAsia="標楷體" w:hAnsi="Cambria Math" w:cs="Times New Roman"/>
                <w:szCs w:val="24"/>
              </w:rPr>
              <m:t>P</m:t>
            </m:r>
          </m:sub>
        </m:sSub>
      </m:oMath>
      <w:r w:rsidRPr="00C01C39">
        <w:rPr>
          <w:rFonts w:ascii="Times New Roman" w:eastAsia="標楷體" w:hAnsi="Times New Roman" w:cs="Times New Roman"/>
          <w:szCs w:val="24"/>
        </w:rPr>
        <w:t>是</w:t>
      </w:r>
      <w:r w:rsidRPr="00C01C39">
        <w:rPr>
          <w:rFonts w:ascii="Times New Roman" w:eastAsia="標楷體" w:hAnsi="Times New Roman" w:cs="Times New Roman"/>
          <w:szCs w:val="24"/>
        </w:rPr>
        <w:t>bias</w:t>
      </w:r>
      <w:r w:rsidRPr="00C01C39">
        <w:rPr>
          <w:rFonts w:ascii="Times New Roman" w:eastAsia="標楷體" w:hAnsi="Times New Roman" w:cs="Times New Roman"/>
          <w:szCs w:val="24"/>
        </w:rPr>
        <w:t>、</w:t>
      </w:r>
      <w:bookmarkStart w:id="33" w:name="_Hlk90761224"/>
      <m:oMath>
        <m:r>
          <w:rPr>
            <w:rFonts w:ascii="Cambria Math" w:eastAsia="標楷體" w:hAnsi="Cambria Math" w:cs="Times New Roman"/>
            <w:szCs w:val="24"/>
          </w:rPr>
          <m:t>φ</m:t>
        </m:r>
      </m:oMath>
      <w:bookmarkEnd w:id="33"/>
      <w:r w:rsidRPr="00C01C39">
        <w:rPr>
          <w:rFonts w:ascii="Times New Roman" w:eastAsia="標楷體" w:hAnsi="Times New Roman" w:cs="Times New Roman"/>
          <w:szCs w:val="24"/>
        </w:rPr>
        <w:t>為</w:t>
      </w:r>
      <w:r w:rsidRPr="00C01C39">
        <w:rPr>
          <w:rFonts w:ascii="Times New Roman" w:eastAsia="標楷體" w:hAnsi="Times New Roman" w:cs="Times New Roman"/>
          <w:szCs w:val="24"/>
        </w:rPr>
        <w:t>activation function</w:t>
      </w:r>
      <w:r w:rsidR="00675761" w:rsidRPr="00C01C39">
        <w:rPr>
          <w:rFonts w:ascii="Times New Roman" w:eastAsia="標楷體" w:hAnsi="Times New Roman" w:cs="Times New Roman"/>
          <w:szCs w:val="24"/>
        </w:rPr>
        <w:t>，</w:t>
      </w:r>
      <w:r w:rsidRPr="00C01C39">
        <w:rPr>
          <w:rFonts w:ascii="Times New Roman" w:eastAsia="標楷體" w:hAnsi="Times New Roman" w:cs="Times New Roman"/>
          <w:szCs w:val="24"/>
        </w:rPr>
        <w:t>並且在之後有許多的學習方法</w:t>
      </w:r>
      <w:r w:rsidRPr="00C01C39">
        <w:rPr>
          <w:rFonts w:ascii="Times New Roman" w:eastAsia="標楷體" w:hAnsi="Times New Roman" w:cs="Times New Roman"/>
          <w:szCs w:val="24"/>
        </w:rPr>
        <w:t>(learning techniques)</w:t>
      </w:r>
      <w:r w:rsidRPr="00C01C39">
        <w:rPr>
          <w:rFonts w:ascii="Times New Roman" w:eastAsia="標楷體" w:hAnsi="Times New Roman" w:cs="Times New Roman"/>
          <w:szCs w:val="24"/>
        </w:rPr>
        <w:t>，例如有</w:t>
      </w:r>
      <w:r w:rsidRPr="00C01C39">
        <w:rPr>
          <w:rFonts w:ascii="Times New Roman" w:eastAsia="標楷體" w:hAnsi="Times New Roman" w:cs="Times New Roman"/>
          <w:szCs w:val="24"/>
        </w:rPr>
        <w:t>scaled conjugate</w:t>
      </w:r>
      <w:r w:rsidR="00675761" w:rsidRPr="00C01C39">
        <w:rPr>
          <w:rFonts w:ascii="Times New Roman" w:eastAsia="標楷體" w:hAnsi="Times New Roman" w:cs="Times New Roman"/>
          <w:szCs w:val="24"/>
        </w:rPr>
        <w:t xml:space="preserve"> </w:t>
      </w:r>
      <w:r w:rsidRPr="00C01C39">
        <w:rPr>
          <w:rFonts w:ascii="Times New Roman" w:eastAsia="標楷體" w:hAnsi="Times New Roman" w:cs="Times New Roman"/>
          <w:szCs w:val="24"/>
        </w:rPr>
        <w:t>gradient(SCG)</w:t>
      </w:r>
      <w:r w:rsidR="00F80FAF" w:rsidRPr="00C01C39">
        <w:rPr>
          <w:rFonts w:ascii="Times New Roman" w:eastAsia="標楷體" w:hAnsi="Times New Roman" w:cs="Times New Roman"/>
          <w:szCs w:val="24"/>
        </w:rPr>
        <w:t>、</w:t>
      </w:r>
      <w:r w:rsidRPr="00C01C39">
        <w:rPr>
          <w:rFonts w:ascii="Times New Roman" w:eastAsia="標楷體" w:hAnsi="Times New Roman" w:cs="Times New Roman"/>
          <w:szCs w:val="24"/>
        </w:rPr>
        <w:t>Levenberg-Marquardt (LM)</w:t>
      </w:r>
      <w:r w:rsidR="00F80FAF" w:rsidRPr="00C01C39">
        <w:rPr>
          <w:rFonts w:ascii="Times New Roman" w:eastAsia="標楷體" w:hAnsi="Times New Roman" w:cs="Times New Roman"/>
          <w:szCs w:val="24"/>
        </w:rPr>
        <w:t>、</w:t>
      </w:r>
      <w:r w:rsidRPr="00C01C39">
        <w:rPr>
          <w:rFonts w:ascii="Times New Roman" w:eastAsia="標楷體" w:hAnsi="Times New Roman" w:cs="Times New Roman"/>
          <w:szCs w:val="24"/>
        </w:rPr>
        <w:t>one step secant(OSS)</w:t>
      </w:r>
      <w:r w:rsidR="00F80FAF" w:rsidRPr="00C01C39">
        <w:rPr>
          <w:rFonts w:ascii="Times New Roman" w:eastAsia="標楷體" w:hAnsi="Times New Roman" w:cs="Times New Roman"/>
          <w:szCs w:val="24"/>
        </w:rPr>
        <w:t>、</w:t>
      </w:r>
      <w:r w:rsidRPr="00C01C39">
        <w:rPr>
          <w:rFonts w:ascii="Times New Roman" w:eastAsia="標楷體" w:hAnsi="Times New Roman" w:cs="Times New Roman"/>
          <w:szCs w:val="24"/>
        </w:rPr>
        <w:t>gradient descent with adaptive learning rate (GDA)</w:t>
      </w:r>
      <w:r w:rsidR="00F80FAF" w:rsidRPr="00C01C39">
        <w:rPr>
          <w:rFonts w:ascii="Times New Roman" w:eastAsia="標楷體" w:hAnsi="Times New Roman" w:cs="Times New Roman"/>
          <w:szCs w:val="24"/>
        </w:rPr>
        <w:t>、</w:t>
      </w:r>
      <w:r w:rsidRPr="00C01C39">
        <w:rPr>
          <w:rFonts w:ascii="Times New Roman" w:eastAsia="標楷體" w:hAnsi="Times New Roman" w:cs="Times New Roman"/>
          <w:szCs w:val="24"/>
        </w:rPr>
        <w:t>gradient descent with momentum (GDM)</w:t>
      </w:r>
      <w:r w:rsidRPr="00C01C39">
        <w:rPr>
          <w:rFonts w:ascii="Times New Roman" w:eastAsia="標楷體" w:hAnsi="Times New Roman" w:cs="Times New Roman"/>
          <w:szCs w:val="24"/>
        </w:rPr>
        <w:t>，並且在之後的實驗比較各種方法以此來找出最好的方法</w:t>
      </w:r>
      <w:r w:rsidR="00F80FAF" w:rsidRPr="00C01C39">
        <w:rPr>
          <w:rFonts w:ascii="Times New Roman" w:eastAsia="標楷體" w:hAnsi="Times New Roman" w:cs="Times New Roman"/>
          <w:szCs w:val="24"/>
        </w:rPr>
        <w:t>。</w:t>
      </w:r>
    </w:p>
    <w:p w14:paraId="63B5E3F3" w14:textId="77777777" w:rsidR="00F80FAF" w:rsidRPr="00C01C39" w:rsidRDefault="00F80FAF" w:rsidP="00662FC5">
      <w:pPr>
        <w:rPr>
          <w:rFonts w:ascii="Times New Roman" w:eastAsia="標楷體" w:hAnsi="Times New Roman" w:cs="Times New Roman"/>
          <w:szCs w:val="24"/>
        </w:rPr>
      </w:pPr>
    </w:p>
    <w:p w14:paraId="3D682073" w14:textId="5E3C4BE8" w:rsidR="006354C1" w:rsidRPr="00C01C39" w:rsidRDefault="006354C1" w:rsidP="009F55C2">
      <w:pPr>
        <w:jc w:val="both"/>
        <w:outlineLvl w:val="1"/>
        <w:rPr>
          <w:rFonts w:ascii="Times New Roman" w:eastAsia="標楷體" w:hAnsi="Times New Roman" w:cs="Times New Roman"/>
          <w:b/>
          <w:bCs/>
          <w:szCs w:val="24"/>
        </w:rPr>
      </w:pPr>
      <w:bookmarkStart w:id="34" w:name="_Toc92118234"/>
      <w:r w:rsidRPr="00C01C39">
        <w:rPr>
          <w:rFonts w:ascii="Times New Roman" w:eastAsia="標楷體" w:hAnsi="Times New Roman" w:cs="Times New Roman"/>
          <w:b/>
          <w:bCs/>
          <w:szCs w:val="24"/>
        </w:rPr>
        <w:t xml:space="preserve">3.3 </w:t>
      </w:r>
      <w:r w:rsidR="00B9142E" w:rsidRPr="00C01C39">
        <w:rPr>
          <w:rFonts w:ascii="Times New Roman" w:eastAsia="標楷體" w:hAnsi="Times New Roman" w:cs="Times New Roman"/>
          <w:b/>
          <w:bCs/>
          <w:szCs w:val="24"/>
        </w:rPr>
        <w:t>資料集介紹</w:t>
      </w:r>
      <w:bookmarkEnd w:id="34"/>
    </w:p>
    <w:p w14:paraId="0E447FD8" w14:textId="479E8DF6" w:rsidR="00110278" w:rsidRPr="00C01C39" w:rsidRDefault="005961E5" w:rsidP="00110278">
      <w:pPr>
        <w:jc w:val="both"/>
        <w:rPr>
          <w:rFonts w:ascii="Times New Roman" w:eastAsia="標楷體" w:hAnsi="Times New Roman" w:cs="Times New Roman"/>
          <w:szCs w:val="24"/>
        </w:rPr>
      </w:pPr>
      <w:r w:rsidRPr="00C01C39">
        <w:rPr>
          <w:rFonts w:ascii="Times New Roman" w:eastAsia="標楷體" w:hAnsi="Times New Roman" w:cs="Times New Roman"/>
          <w:b/>
          <w:bCs/>
          <w:szCs w:val="24"/>
        </w:rPr>
        <w:tab/>
      </w:r>
      <w:r w:rsidRPr="00C01C39">
        <w:rPr>
          <w:rFonts w:ascii="Times New Roman" w:eastAsia="標楷體" w:hAnsi="Times New Roman" w:cs="Times New Roman"/>
          <w:szCs w:val="24"/>
        </w:rPr>
        <w:t>資料集包含：</w:t>
      </w:r>
    </w:p>
    <w:p w14:paraId="76C03277" w14:textId="00C24B2F" w:rsidR="00B816C4" w:rsidRPr="00C01C39" w:rsidRDefault="00B816C4" w:rsidP="00B816C4">
      <w:pPr>
        <w:jc w:val="both"/>
        <w:rPr>
          <w:rFonts w:ascii="Times New Roman" w:eastAsia="標楷體" w:hAnsi="Times New Roman" w:cs="Times New Roman"/>
          <w:szCs w:val="24"/>
        </w:rPr>
      </w:pPr>
      <w:r w:rsidRPr="00C01C39">
        <w:rPr>
          <w:rFonts w:ascii="Times New Roman" w:eastAsia="標楷體" w:hAnsi="Times New Roman" w:cs="Times New Roman"/>
          <w:szCs w:val="24"/>
        </w:rPr>
        <w:t>1.</w:t>
      </w:r>
      <w:r w:rsidRPr="00C01C39">
        <w:rPr>
          <w:rFonts w:ascii="Times New Roman" w:eastAsia="標楷體" w:hAnsi="Times New Roman" w:cs="Times New Roman"/>
          <w:szCs w:val="24"/>
        </w:rPr>
        <w:tab/>
        <w:t>NASDAQ</w:t>
      </w:r>
      <w:r w:rsidRPr="00C01C39">
        <w:rPr>
          <w:rFonts w:ascii="Times New Roman" w:eastAsia="標楷體" w:hAnsi="Times New Roman" w:cs="Times New Roman"/>
          <w:szCs w:val="24"/>
        </w:rPr>
        <w:t>指數</w:t>
      </w:r>
      <w:r w:rsidRPr="00C01C39">
        <w:rPr>
          <w:rFonts w:ascii="Times New Roman" w:eastAsia="標楷體" w:hAnsi="Times New Roman" w:cs="Times New Roman"/>
          <w:szCs w:val="24"/>
        </w:rPr>
        <w:t xml:space="preserve"> 2015</w:t>
      </w:r>
      <w:r w:rsidRPr="00C01C39">
        <w:rPr>
          <w:rFonts w:ascii="Times New Roman" w:eastAsia="標楷體" w:hAnsi="Times New Roman" w:cs="Times New Roman"/>
          <w:szCs w:val="24"/>
        </w:rPr>
        <w:t>年</w:t>
      </w:r>
      <w:r w:rsidRPr="00C01C39">
        <w:rPr>
          <w:rFonts w:ascii="Times New Roman" w:eastAsia="標楷體" w:hAnsi="Times New Roman" w:cs="Times New Roman"/>
          <w:szCs w:val="24"/>
        </w:rPr>
        <w:t>1</w:t>
      </w:r>
      <w:r w:rsidRPr="00C01C39">
        <w:rPr>
          <w:rFonts w:ascii="Times New Roman" w:eastAsia="標楷體" w:hAnsi="Times New Roman" w:cs="Times New Roman"/>
          <w:szCs w:val="24"/>
        </w:rPr>
        <w:t>月</w:t>
      </w:r>
      <w:r w:rsidRPr="00C01C39">
        <w:rPr>
          <w:rFonts w:ascii="Times New Roman" w:eastAsia="標楷體" w:hAnsi="Times New Roman" w:cs="Times New Roman"/>
          <w:szCs w:val="24"/>
        </w:rPr>
        <w:t>28</w:t>
      </w:r>
      <w:r w:rsidRPr="00C01C39">
        <w:rPr>
          <w:rFonts w:ascii="Times New Roman" w:eastAsia="標楷體" w:hAnsi="Times New Roman" w:cs="Times New Roman"/>
          <w:szCs w:val="24"/>
        </w:rPr>
        <w:t>號到</w:t>
      </w:r>
      <w:r w:rsidRPr="00C01C39">
        <w:rPr>
          <w:rFonts w:ascii="Times New Roman" w:eastAsia="標楷體" w:hAnsi="Times New Roman" w:cs="Times New Roman"/>
          <w:szCs w:val="24"/>
        </w:rPr>
        <w:t>2015</w:t>
      </w:r>
      <w:r w:rsidRPr="00C01C39">
        <w:rPr>
          <w:rFonts w:ascii="Times New Roman" w:eastAsia="標楷體" w:hAnsi="Times New Roman" w:cs="Times New Roman"/>
          <w:szCs w:val="24"/>
        </w:rPr>
        <w:t>年</w:t>
      </w:r>
      <w:r w:rsidRPr="00C01C39">
        <w:rPr>
          <w:rFonts w:ascii="Times New Roman" w:eastAsia="標楷體" w:hAnsi="Times New Roman" w:cs="Times New Roman"/>
          <w:szCs w:val="24"/>
        </w:rPr>
        <w:t>6</w:t>
      </w:r>
      <w:r w:rsidRPr="00C01C39">
        <w:rPr>
          <w:rFonts w:ascii="Times New Roman" w:eastAsia="標楷體" w:hAnsi="Times New Roman" w:cs="Times New Roman"/>
          <w:szCs w:val="24"/>
        </w:rPr>
        <w:t>月</w:t>
      </w:r>
      <w:r w:rsidRPr="00C01C39">
        <w:rPr>
          <w:rFonts w:ascii="Times New Roman" w:eastAsia="標楷體" w:hAnsi="Times New Roman" w:cs="Times New Roman"/>
          <w:szCs w:val="24"/>
        </w:rPr>
        <w:t>18</w:t>
      </w:r>
      <w:r w:rsidRPr="00C01C39">
        <w:rPr>
          <w:rFonts w:ascii="Times New Roman" w:eastAsia="標楷體" w:hAnsi="Times New Roman" w:cs="Times New Roman"/>
          <w:szCs w:val="24"/>
        </w:rPr>
        <w:t>號之股票匯率資料</w:t>
      </w:r>
      <w:r w:rsidRPr="00C01C39">
        <w:rPr>
          <w:rFonts w:ascii="Times New Roman" w:eastAsia="標楷體" w:hAnsi="Times New Roman" w:cs="Times New Roman"/>
          <w:szCs w:val="24"/>
        </w:rPr>
        <w:t xml:space="preserve"> </w:t>
      </w:r>
    </w:p>
    <w:p w14:paraId="28B8FFA5" w14:textId="68AE2A75" w:rsidR="005961E5" w:rsidRDefault="00B816C4" w:rsidP="00B816C4">
      <w:pPr>
        <w:ind w:left="476" w:hanging="476"/>
        <w:jc w:val="both"/>
        <w:rPr>
          <w:rFonts w:ascii="Times New Roman" w:eastAsia="標楷體" w:hAnsi="Times New Roman" w:cs="Times New Roman"/>
          <w:szCs w:val="24"/>
        </w:rPr>
      </w:pPr>
      <w:r w:rsidRPr="00C01C39">
        <w:rPr>
          <w:rFonts w:ascii="Times New Roman" w:eastAsia="標楷體" w:hAnsi="Times New Roman" w:cs="Times New Roman"/>
          <w:szCs w:val="24"/>
        </w:rPr>
        <w:t>2.</w:t>
      </w:r>
      <w:r w:rsidRPr="00C01C39">
        <w:rPr>
          <w:rFonts w:ascii="Times New Roman" w:eastAsia="標楷體" w:hAnsi="Times New Roman" w:cs="Times New Roman"/>
          <w:szCs w:val="24"/>
        </w:rPr>
        <w:tab/>
      </w:r>
      <w:r w:rsidRPr="00C01C39">
        <w:rPr>
          <w:rFonts w:ascii="Times New Roman" w:eastAsia="標楷體" w:hAnsi="Times New Roman" w:cs="Times New Roman"/>
          <w:szCs w:val="24"/>
        </w:rPr>
        <w:t>選取前</w:t>
      </w:r>
      <w:r w:rsidRPr="00C01C39">
        <w:rPr>
          <w:rFonts w:ascii="Times New Roman" w:eastAsia="標楷體" w:hAnsi="Times New Roman" w:cs="Times New Roman"/>
          <w:szCs w:val="24"/>
        </w:rPr>
        <w:t>70</w:t>
      </w:r>
      <w:r w:rsidRPr="00C01C39">
        <w:rPr>
          <w:rFonts w:ascii="Times New Roman" w:eastAsia="標楷體" w:hAnsi="Times New Roman" w:cs="Times New Roman"/>
          <w:szCs w:val="24"/>
        </w:rPr>
        <w:t>天的資料做為訓練資料集，後</w:t>
      </w:r>
      <w:r w:rsidRPr="00C01C39">
        <w:rPr>
          <w:rFonts w:ascii="Times New Roman" w:eastAsia="標楷體" w:hAnsi="Times New Roman" w:cs="Times New Roman"/>
          <w:szCs w:val="24"/>
        </w:rPr>
        <w:t>29</w:t>
      </w:r>
      <w:r w:rsidRPr="00C01C39">
        <w:rPr>
          <w:rFonts w:ascii="Times New Roman" w:eastAsia="標楷體" w:hAnsi="Times New Roman" w:cs="Times New Roman"/>
          <w:szCs w:val="24"/>
        </w:rPr>
        <w:t>天作為測試模型預測能力之資料集。</w:t>
      </w:r>
    </w:p>
    <w:p w14:paraId="7C9FB400" w14:textId="77777777" w:rsidR="0010774B" w:rsidRPr="00C01C39" w:rsidRDefault="0010774B" w:rsidP="00B816C4">
      <w:pPr>
        <w:ind w:left="476" w:hanging="476"/>
        <w:jc w:val="both"/>
        <w:rPr>
          <w:rFonts w:ascii="Times New Roman" w:eastAsia="標楷體" w:hAnsi="Times New Roman" w:cs="Times New Roman"/>
          <w:szCs w:val="24"/>
        </w:rPr>
      </w:pPr>
    </w:p>
    <w:p w14:paraId="50F1D611" w14:textId="77777777" w:rsidR="0010774B" w:rsidRPr="00C01C39" w:rsidRDefault="0010774B" w:rsidP="0010774B">
      <w:pPr>
        <w:ind w:hanging="284"/>
        <w:jc w:val="center"/>
        <w:rPr>
          <w:rFonts w:ascii="Times New Roman" w:eastAsia="標楷體" w:hAnsi="Times New Roman" w:cs="Times New Roman"/>
          <w:szCs w:val="24"/>
        </w:rPr>
      </w:pPr>
      <w:r w:rsidRPr="00C01C39">
        <w:rPr>
          <w:rFonts w:ascii="Times New Roman" w:eastAsia="標楷體" w:hAnsi="Times New Roman" w:cs="Times New Roman"/>
          <w:szCs w:val="24"/>
        </w:rPr>
        <w:t>表</w:t>
      </w:r>
      <w:r w:rsidRPr="00C01C39">
        <w:rPr>
          <w:rFonts w:ascii="Times New Roman" w:eastAsia="標楷體" w:hAnsi="Times New Roman" w:cs="Times New Roman"/>
          <w:szCs w:val="24"/>
        </w:rPr>
        <w:t xml:space="preserve">3.1 </w:t>
      </w:r>
      <w:r w:rsidRPr="00C01C39">
        <w:rPr>
          <w:rFonts w:ascii="Times New Roman" w:eastAsia="標楷體" w:hAnsi="Times New Roman" w:cs="Times New Roman"/>
          <w:szCs w:val="24"/>
        </w:rPr>
        <w:t>資料集概</w:t>
      </w:r>
      <w:proofErr w:type="gramStart"/>
      <w:r w:rsidRPr="00C01C39">
        <w:rPr>
          <w:rFonts w:ascii="Times New Roman" w:eastAsia="標楷體" w:hAnsi="Times New Roman" w:cs="Times New Roman"/>
          <w:szCs w:val="24"/>
        </w:rPr>
        <w:t>覽</w:t>
      </w:r>
      <w:proofErr w:type="gramEnd"/>
    </w:p>
    <w:p w14:paraId="2A27D79E" w14:textId="0A1F2FE4" w:rsidR="00E4662D" w:rsidRPr="00C01C39" w:rsidRDefault="00E4662D" w:rsidP="00E4662D">
      <w:pPr>
        <w:ind w:left="476" w:hanging="476"/>
        <w:jc w:val="center"/>
        <w:rPr>
          <w:rFonts w:ascii="Times New Roman" w:eastAsia="標楷體" w:hAnsi="Times New Roman" w:cs="Times New Roman"/>
          <w:szCs w:val="24"/>
        </w:rPr>
      </w:pPr>
      <w:r w:rsidRPr="00C01C39">
        <w:rPr>
          <w:rFonts w:ascii="Times New Roman" w:eastAsia="標楷體" w:hAnsi="Times New Roman" w:cs="Times New Roman"/>
          <w:noProof/>
          <w:szCs w:val="24"/>
        </w:rPr>
        <w:drawing>
          <wp:inline distT="0" distB="0" distL="0" distR="0" wp14:anchorId="68AAC628" wp14:editId="79368F86">
            <wp:extent cx="4211320" cy="347472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896"/>
                    <a:stretch/>
                  </pic:blipFill>
                  <pic:spPr bwMode="auto">
                    <a:xfrm>
                      <a:off x="0" y="0"/>
                      <a:ext cx="4211320" cy="3474720"/>
                    </a:xfrm>
                    <a:prstGeom prst="rect">
                      <a:avLst/>
                    </a:prstGeom>
                    <a:noFill/>
                    <a:ln>
                      <a:noFill/>
                    </a:ln>
                    <a:extLst>
                      <a:ext uri="{53640926-AAD7-44D8-BBD7-CCE9431645EC}">
                        <a14:shadowObscured xmlns:a14="http://schemas.microsoft.com/office/drawing/2010/main"/>
                      </a:ext>
                    </a:extLst>
                  </pic:spPr>
                </pic:pic>
              </a:graphicData>
            </a:graphic>
          </wp:inline>
        </w:drawing>
      </w:r>
    </w:p>
    <w:p w14:paraId="003BA164" w14:textId="77777777" w:rsidR="00E4662D" w:rsidRPr="00C01C39" w:rsidRDefault="00E4662D" w:rsidP="009F55C2">
      <w:pPr>
        <w:ind w:hanging="284"/>
        <w:jc w:val="both"/>
        <w:rPr>
          <w:rFonts w:ascii="Times New Roman" w:eastAsia="標楷體" w:hAnsi="Times New Roman" w:cs="Times New Roman"/>
          <w:szCs w:val="24"/>
        </w:rPr>
      </w:pPr>
    </w:p>
    <w:p w14:paraId="4BF6FCC3" w14:textId="77777777" w:rsidR="00E547E0" w:rsidRPr="00C01C39" w:rsidRDefault="00E547E0">
      <w:pPr>
        <w:widowControl/>
        <w:rPr>
          <w:rFonts w:ascii="Times New Roman" w:eastAsia="標楷體" w:hAnsi="Times New Roman" w:cs="Times New Roman"/>
          <w:b/>
          <w:bCs/>
          <w:sz w:val="36"/>
          <w:szCs w:val="36"/>
        </w:rPr>
      </w:pPr>
      <w:r w:rsidRPr="00C01C39">
        <w:rPr>
          <w:rFonts w:ascii="Times New Roman" w:eastAsia="標楷體" w:hAnsi="Times New Roman" w:cs="Times New Roman"/>
          <w:b/>
          <w:bCs/>
          <w:sz w:val="36"/>
          <w:szCs w:val="36"/>
        </w:rPr>
        <w:br w:type="page"/>
      </w:r>
    </w:p>
    <w:p w14:paraId="6627F755" w14:textId="26486E6B" w:rsidR="0006494D" w:rsidRPr="00C01C39" w:rsidRDefault="006E2E31" w:rsidP="0006494D">
      <w:pPr>
        <w:jc w:val="center"/>
        <w:outlineLvl w:val="0"/>
        <w:rPr>
          <w:rFonts w:ascii="Times New Roman" w:eastAsia="標楷體" w:hAnsi="Times New Roman" w:cs="Times New Roman"/>
          <w:b/>
          <w:bCs/>
          <w:sz w:val="36"/>
          <w:szCs w:val="36"/>
        </w:rPr>
      </w:pPr>
      <w:bookmarkStart w:id="35" w:name="_Toc92118235"/>
      <w:r w:rsidRPr="00C01C39">
        <w:rPr>
          <w:rFonts w:ascii="Times New Roman" w:eastAsia="標楷體" w:hAnsi="Times New Roman" w:cs="Times New Roman"/>
          <w:b/>
          <w:bCs/>
          <w:sz w:val="36"/>
          <w:szCs w:val="36"/>
        </w:rPr>
        <w:lastRenderedPageBreak/>
        <w:t>第四章</w:t>
      </w:r>
      <w:r w:rsidRPr="00C01C39">
        <w:rPr>
          <w:rFonts w:ascii="Times New Roman" w:eastAsia="標楷體" w:hAnsi="Times New Roman" w:cs="Times New Roman"/>
          <w:b/>
          <w:bCs/>
          <w:sz w:val="36"/>
          <w:szCs w:val="36"/>
        </w:rPr>
        <w:t xml:space="preserve"> </w:t>
      </w:r>
      <w:r w:rsidRPr="00C01C39">
        <w:rPr>
          <w:rFonts w:ascii="Times New Roman" w:eastAsia="標楷體" w:hAnsi="Times New Roman" w:cs="Times New Roman"/>
          <w:b/>
          <w:bCs/>
          <w:sz w:val="36"/>
          <w:szCs w:val="36"/>
        </w:rPr>
        <w:t>實驗與數據</w:t>
      </w:r>
      <w:bookmarkEnd w:id="35"/>
    </w:p>
    <w:p w14:paraId="1975CDBF" w14:textId="2DED5D89" w:rsidR="002C2B61" w:rsidRPr="002C2B61" w:rsidRDefault="002C2B61" w:rsidP="002C2B61">
      <w:pPr>
        <w:jc w:val="both"/>
        <w:outlineLvl w:val="1"/>
        <w:rPr>
          <w:rFonts w:ascii="Times New Roman" w:eastAsia="標楷體" w:hAnsi="Times New Roman" w:cs="Times New Roman"/>
          <w:b/>
          <w:bCs/>
          <w:szCs w:val="24"/>
        </w:rPr>
      </w:pPr>
      <w:bookmarkStart w:id="36" w:name="_Toc92118236"/>
      <w:r w:rsidRPr="002C2B61">
        <w:rPr>
          <w:rFonts w:ascii="Times New Roman" w:eastAsia="標楷體" w:hAnsi="Times New Roman" w:cs="Times New Roman"/>
          <w:b/>
          <w:bCs/>
          <w:szCs w:val="24"/>
        </w:rPr>
        <w:t xml:space="preserve">4.1 </w:t>
      </w:r>
      <w:r w:rsidR="00F0289D" w:rsidRPr="00F0289D">
        <w:rPr>
          <w:rFonts w:ascii="Times New Roman" w:eastAsia="標楷體" w:hAnsi="Times New Roman" w:cs="Times New Roman" w:hint="eastAsia"/>
          <w:b/>
          <w:bCs/>
          <w:szCs w:val="24"/>
        </w:rPr>
        <w:t>實驗流程與架構</w:t>
      </w:r>
      <w:bookmarkEnd w:id="36"/>
    </w:p>
    <w:p w14:paraId="035F2C7F" w14:textId="5F0CC84C" w:rsidR="0006494D" w:rsidRDefault="0006494D" w:rsidP="0006494D">
      <w:pPr>
        <w:jc w:val="both"/>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本篇論文</w:t>
      </w:r>
      <w:r w:rsidRPr="0006494D">
        <w:rPr>
          <w:rFonts w:ascii="Times New Roman" w:eastAsia="標楷體" w:hAnsi="Times New Roman" w:cs="Times New Roman" w:hint="eastAsia"/>
          <w:szCs w:val="24"/>
        </w:rPr>
        <w:t>針對兩個輸入數據集（前四天和前九天）開發和驗證了幾個用於納斯達克指數預測的網絡，並根據兩種類型的數據集的能力預測選擇優化的網絡結構。</w:t>
      </w:r>
    </w:p>
    <w:p w14:paraId="086D0380" w14:textId="77777777" w:rsidR="0010774B" w:rsidRPr="0006494D" w:rsidRDefault="0010774B" w:rsidP="0006494D">
      <w:pPr>
        <w:jc w:val="both"/>
        <w:rPr>
          <w:rFonts w:ascii="Times New Roman" w:eastAsia="標楷體" w:hAnsi="Times New Roman" w:cs="Times New Roman"/>
          <w:szCs w:val="24"/>
        </w:rPr>
      </w:pPr>
    </w:p>
    <w:p w14:paraId="162D3311" w14:textId="77777777" w:rsidR="0010774B" w:rsidRPr="002531D1" w:rsidRDefault="0010774B" w:rsidP="0010774B">
      <w:pPr>
        <w:jc w:val="center"/>
        <w:rPr>
          <w:rFonts w:ascii="Times New Roman" w:eastAsia="標楷體" w:hAnsi="Times New Roman" w:cs="Times New Roman"/>
          <w:szCs w:val="24"/>
        </w:rPr>
      </w:pPr>
      <w:r w:rsidRPr="002531D1">
        <w:rPr>
          <w:rFonts w:ascii="Times New Roman" w:eastAsia="標楷體" w:hAnsi="Times New Roman" w:cs="Times New Roman"/>
          <w:szCs w:val="24"/>
        </w:rPr>
        <w:t>表</w:t>
      </w:r>
      <w:r>
        <w:rPr>
          <w:rFonts w:ascii="Times New Roman" w:eastAsia="標楷體" w:hAnsi="Times New Roman" w:cs="Times New Roman" w:hint="eastAsia"/>
          <w:szCs w:val="24"/>
        </w:rPr>
        <w:t>4</w:t>
      </w:r>
      <w:r w:rsidRPr="002531D1">
        <w:rPr>
          <w:rFonts w:ascii="Times New Roman" w:eastAsia="標楷體" w:hAnsi="Times New Roman" w:cs="Times New Roman"/>
          <w:szCs w:val="24"/>
        </w:rPr>
        <w:t xml:space="preserve">.1 </w:t>
      </w:r>
      <w:r w:rsidRPr="002531D1">
        <w:rPr>
          <w:rFonts w:ascii="Times New Roman" w:eastAsia="標楷體" w:hAnsi="Times New Roman" w:cs="Times New Roman" w:hint="eastAsia"/>
          <w:szCs w:val="24"/>
        </w:rPr>
        <w:t>具有不同訓練和傳遞函數的</w:t>
      </w:r>
      <w:r w:rsidRPr="002531D1">
        <w:rPr>
          <w:rFonts w:ascii="Times New Roman" w:eastAsia="標楷體" w:hAnsi="Times New Roman" w:cs="Times New Roman" w:hint="eastAsia"/>
          <w:szCs w:val="24"/>
        </w:rPr>
        <w:t xml:space="preserve"> BPNN </w:t>
      </w:r>
      <w:r w:rsidRPr="002531D1">
        <w:rPr>
          <w:rFonts w:ascii="Times New Roman" w:eastAsia="標楷體" w:hAnsi="Times New Roman" w:cs="Times New Roman" w:hint="eastAsia"/>
          <w:szCs w:val="24"/>
        </w:rPr>
        <w:t>的預測能力</w:t>
      </w:r>
    </w:p>
    <w:p w14:paraId="753AB68F" w14:textId="77EF8D00" w:rsidR="0006494D" w:rsidRDefault="0006494D" w:rsidP="0006494D">
      <w:pPr>
        <w:jc w:val="center"/>
        <w:rPr>
          <w:rFonts w:ascii="Times New Roman" w:eastAsia="標楷體" w:hAnsi="Times New Roman" w:cs="Times New Roman"/>
          <w:szCs w:val="24"/>
        </w:rPr>
      </w:pPr>
      <w:r w:rsidRPr="0006494D">
        <w:rPr>
          <w:rFonts w:ascii="Times New Roman" w:eastAsia="標楷體" w:hAnsi="Times New Roman" w:cs="Times New Roman" w:hint="eastAsia"/>
          <w:noProof/>
          <w:szCs w:val="24"/>
          <w:lang w:val="zh-TW"/>
        </w:rPr>
        <w:drawing>
          <wp:inline distT="0" distB="0" distL="0" distR="0" wp14:anchorId="366524FE" wp14:editId="614905C1">
            <wp:extent cx="4373217" cy="1635439"/>
            <wp:effectExtent l="0" t="0" r="8890" b="3175"/>
            <wp:docPr id="1" name="圖片 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桌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4376969" cy="1636842"/>
                    </a:xfrm>
                    <a:prstGeom prst="rect">
                      <a:avLst/>
                    </a:prstGeom>
                  </pic:spPr>
                </pic:pic>
              </a:graphicData>
            </a:graphic>
          </wp:inline>
        </w:drawing>
      </w:r>
    </w:p>
    <w:p w14:paraId="3C01383B" w14:textId="77777777" w:rsidR="002531D1" w:rsidRPr="0006494D" w:rsidRDefault="002531D1" w:rsidP="0006494D">
      <w:pPr>
        <w:jc w:val="center"/>
        <w:rPr>
          <w:rFonts w:ascii="Times New Roman" w:eastAsia="標楷體" w:hAnsi="Times New Roman" w:cs="Times New Roman"/>
          <w:szCs w:val="24"/>
        </w:rPr>
      </w:pPr>
    </w:p>
    <w:p w14:paraId="687A9584" w14:textId="0C953F3E" w:rsidR="0006494D" w:rsidRDefault="0006494D" w:rsidP="002531D1">
      <w:pPr>
        <w:ind w:firstLine="480"/>
        <w:jc w:val="both"/>
        <w:rPr>
          <w:rFonts w:ascii="Times New Roman" w:eastAsia="標楷體" w:hAnsi="Times New Roman" w:cs="Times New Roman"/>
          <w:szCs w:val="24"/>
        </w:rPr>
      </w:pPr>
      <w:r w:rsidRPr="0006494D">
        <w:rPr>
          <w:rFonts w:ascii="Times New Roman" w:eastAsia="標楷體" w:hAnsi="Times New Roman" w:cs="Times New Roman" w:hint="eastAsia"/>
          <w:szCs w:val="24"/>
        </w:rPr>
        <w:t>如上</w:t>
      </w:r>
      <w:r w:rsidR="002531D1">
        <w:rPr>
          <w:rFonts w:ascii="Times New Roman" w:eastAsia="標楷體" w:hAnsi="Times New Roman" w:cs="Times New Roman" w:hint="eastAsia"/>
          <w:szCs w:val="24"/>
        </w:rPr>
        <w:t>表</w:t>
      </w:r>
      <w:r w:rsidR="002531D1">
        <w:rPr>
          <w:rFonts w:ascii="Times New Roman" w:eastAsia="標楷體" w:hAnsi="Times New Roman" w:cs="Times New Roman" w:hint="eastAsia"/>
          <w:szCs w:val="24"/>
        </w:rPr>
        <w:t>4.1</w:t>
      </w:r>
      <w:r w:rsidRPr="0006494D">
        <w:rPr>
          <w:rFonts w:ascii="Times New Roman" w:eastAsia="標楷體" w:hAnsi="Times New Roman" w:cs="Times New Roman" w:hint="eastAsia"/>
          <w:szCs w:val="24"/>
        </w:rPr>
        <w:t>所示，根據驗證數據集的</w:t>
      </w:r>
      <w:r w:rsidRPr="0006494D">
        <w:rPr>
          <w:rFonts w:ascii="Times New Roman" w:eastAsia="標楷體" w:hAnsi="Times New Roman" w:cs="Times New Roman" w:hint="eastAsia"/>
          <w:szCs w:val="24"/>
        </w:rPr>
        <w:t xml:space="preserve"> </w:t>
      </w:r>
      <w:bookmarkStart w:id="37" w:name="_Hlk92046176"/>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2</m:t>
            </m:r>
          </m:sup>
        </m:sSup>
      </m:oMath>
      <w:bookmarkEnd w:id="37"/>
      <w:r w:rsidRPr="0006494D">
        <w:rPr>
          <w:rFonts w:ascii="Times New Roman" w:eastAsia="標楷體" w:hAnsi="Times New Roman" w:cs="Times New Roman" w:hint="eastAsia"/>
          <w:szCs w:val="24"/>
        </w:rPr>
        <w:t xml:space="preserve"> </w:t>
      </w:r>
      <w:r w:rsidRPr="0006494D">
        <w:rPr>
          <w:rFonts w:ascii="Times New Roman" w:eastAsia="標楷體" w:hAnsi="Times New Roman" w:cs="Times New Roman" w:hint="eastAsia"/>
          <w:szCs w:val="24"/>
        </w:rPr>
        <w:t>值，應用</w:t>
      </w:r>
      <w:r w:rsidRPr="0006494D">
        <w:rPr>
          <w:rFonts w:ascii="Times New Roman" w:eastAsia="標楷體" w:hAnsi="Times New Roman" w:cs="Times New Roman" w:hint="eastAsia"/>
          <w:szCs w:val="24"/>
        </w:rPr>
        <w:t xml:space="preserve"> OSS </w:t>
      </w:r>
      <w:r w:rsidRPr="0006494D">
        <w:rPr>
          <w:rFonts w:ascii="Times New Roman" w:eastAsia="標楷體" w:hAnsi="Times New Roman" w:cs="Times New Roman" w:hint="eastAsia"/>
          <w:szCs w:val="24"/>
        </w:rPr>
        <w:t>訓練方法和</w:t>
      </w:r>
      <w:r w:rsidRPr="0006494D">
        <w:rPr>
          <w:rFonts w:ascii="Times New Roman" w:eastAsia="標楷體" w:hAnsi="Times New Roman" w:cs="Times New Roman" w:hint="eastAsia"/>
          <w:szCs w:val="24"/>
        </w:rPr>
        <w:t xml:space="preserve"> TANGSIG </w:t>
      </w:r>
      <w:r w:rsidRPr="0006494D">
        <w:rPr>
          <w:rFonts w:ascii="Times New Roman" w:eastAsia="標楷體" w:hAnsi="Times New Roman" w:cs="Times New Roman" w:hint="eastAsia"/>
          <w:szCs w:val="24"/>
        </w:rPr>
        <w:t>傳遞函數產生了一個最優化的訓練網絡。因此，在本研究的接下來的實驗中，分別選擇</w:t>
      </w:r>
      <w:r w:rsidRPr="0006494D">
        <w:rPr>
          <w:rFonts w:ascii="Times New Roman" w:eastAsia="標楷體" w:hAnsi="Times New Roman" w:cs="Times New Roman" w:hint="eastAsia"/>
          <w:szCs w:val="24"/>
        </w:rPr>
        <w:t>OSS</w:t>
      </w:r>
      <w:r w:rsidRPr="0006494D">
        <w:rPr>
          <w:rFonts w:ascii="Times New Roman" w:eastAsia="標楷體" w:hAnsi="Times New Roman" w:cs="Times New Roman" w:hint="eastAsia"/>
          <w:szCs w:val="24"/>
        </w:rPr>
        <w:t>和</w:t>
      </w:r>
      <w:r w:rsidRPr="0006494D">
        <w:rPr>
          <w:rFonts w:ascii="Times New Roman" w:eastAsia="標楷體" w:hAnsi="Times New Roman" w:cs="Times New Roman" w:hint="eastAsia"/>
          <w:szCs w:val="24"/>
        </w:rPr>
        <w:t>TANSIG</w:t>
      </w:r>
      <w:r w:rsidRPr="0006494D">
        <w:rPr>
          <w:rFonts w:ascii="Times New Roman" w:eastAsia="標楷體" w:hAnsi="Times New Roman" w:cs="Times New Roman" w:hint="eastAsia"/>
          <w:szCs w:val="24"/>
        </w:rPr>
        <w:t>作為訓練方法和傳遞函數。</w:t>
      </w:r>
    </w:p>
    <w:p w14:paraId="54A7E6EB" w14:textId="77777777" w:rsidR="0010774B" w:rsidRPr="0006494D" w:rsidRDefault="0010774B" w:rsidP="002531D1">
      <w:pPr>
        <w:ind w:firstLine="480"/>
        <w:jc w:val="both"/>
        <w:rPr>
          <w:rFonts w:ascii="Times New Roman" w:eastAsia="標楷體" w:hAnsi="Times New Roman" w:cs="Times New Roman"/>
          <w:szCs w:val="24"/>
        </w:rPr>
      </w:pPr>
    </w:p>
    <w:p w14:paraId="3CB0D3C1" w14:textId="77777777" w:rsidR="0010774B" w:rsidRDefault="0010774B" w:rsidP="0010774B">
      <w:pPr>
        <w:jc w:val="center"/>
        <w:rPr>
          <w:rFonts w:ascii="Times New Roman" w:eastAsia="標楷體" w:hAnsi="Times New Roman" w:cs="Times New Roman"/>
          <w:szCs w:val="24"/>
        </w:rPr>
      </w:pPr>
      <w:r>
        <w:rPr>
          <w:rFonts w:ascii="Times New Roman" w:eastAsia="標楷體" w:hAnsi="Times New Roman" w:cs="Times New Roman" w:hint="eastAsia"/>
          <w:szCs w:val="24"/>
        </w:rPr>
        <w:t>表</w:t>
      </w:r>
      <w:r>
        <w:rPr>
          <w:rFonts w:ascii="Times New Roman" w:eastAsia="標楷體" w:hAnsi="Times New Roman" w:cs="Times New Roman" w:hint="eastAsia"/>
          <w:szCs w:val="24"/>
        </w:rPr>
        <w:t>4.2</w:t>
      </w:r>
      <w:bookmarkStart w:id="38" w:name="_Hlk92118063"/>
      <w:r>
        <w:rPr>
          <w:rFonts w:ascii="Times New Roman" w:eastAsia="標楷體" w:hAnsi="Times New Roman" w:cs="Times New Roman" w:hint="eastAsia"/>
          <w:szCs w:val="24"/>
        </w:rPr>
        <w:t>在</w:t>
      </w:r>
      <w:r w:rsidRPr="00EE36A7">
        <w:rPr>
          <w:rFonts w:ascii="Times New Roman" w:eastAsia="標楷體" w:hAnsi="Times New Roman" w:cs="Times New Roman" w:hint="eastAsia"/>
          <w:szCs w:val="24"/>
        </w:rPr>
        <w:t>不同結構的</w:t>
      </w:r>
      <w:r w:rsidRPr="00EE36A7">
        <w:rPr>
          <w:rFonts w:ascii="Times New Roman" w:eastAsia="標楷體" w:hAnsi="Times New Roman" w:cs="Times New Roman" w:hint="eastAsia"/>
          <w:szCs w:val="24"/>
        </w:rPr>
        <w:t xml:space="preserve"> BPNN </w:t>
      </w:r>
      <w:r>
        <w:rPr>
          <w:rFonts w:ascii="Times New Roman" w:eastAsia="標楷體" w:hAnsi="Times New Roman" w:cs="Times New Roman" w:hint="eastAsia"/>
          <w:szCs w:val="24"/>
        </w:rPr>
        <w:t>下以</w:t>
      </w:r>
      <w:r w:rsidRPr="00EE36A7">
        <w:rPr>
          <w:rFonts w:ascii="Times New Roman" w:eastAsia="標楷體" w:hAnsi="Times New Roman" w:cs="Times New Roman" w:hint="eastAsia"/>
          <w:szCs w:val="24"/>
        </w:rPr>
        <w:t>四天</w:t>
      </w:r>
      <w:r w:rsidRPr="0006494D">
        <w:rPr>
          <w:rFonts w:ascii="Times New Roman" w:eastAsia="標楷體" w:hAnsi="Times New Roman" w:cs="Times New Roman" w:hint="eastAsia"/>
          <w:szCs w:val="24"/>
        </w:rPr>
        <w:t>作一次預測</w:t>
      </w:r>
      <w:r w:rsidRPr="00EE36A7">
        <w:rPr>
          <w:rFonts w:ascii="Times New Roman" w:eastAsia="標楷體" w:hAnsi="Times New Roman" w:cs="Times New Roman" w:hint="eastAsia"/>
          <w:szCs w:val="24"/>
        </w:rPr>
        <w:t>的</w:t>
      </w:r>
      <w:r w:rsidRPr="00EE36A7">
        <w:rPr>
          <w:rFonts w:ascii="Times New Roman" w:eastAsia="標楷體" w:hAnsi="Times New Roman" w:cs="Times New Roman" w:hint="eastAsia"/>
          <w:szCs w:val="24"/>
        </w:rPr>
        <w:t xml:space="preserve"> </w:t>
      </w:r>
      <w:bookmarkStart w:id="39" w:name="_Hlk92116147"/>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2</m:t>
            </m:r>
          </m:sup>
        </m:sSup>
      </m:oMath>
      <w:bookmarkEnd w:id="39"/>
      <w:r w:rsidRPr="00EE36A7">
        <w:rPr>
          <w:rFonts w:ascii="Times New Roman" w:eastAsia="標楷體" w:hAnsi="Times New Roman" w:cs="Times New Roman" w:hint="eastAsia"/>
          <w:szCs w:val="24"/>
        </w:rPr>
        <w:t xml:space="preserve"> </w:t>
      </w:r>
      <w:r w:rsidRPr="00EE36A7">
        <w:rPr>
          <w:rFonts w:ascii="Times New Roman" w:eastAsia="標楷體" w:hAnsi="Times New Roman" w:cs="Times New Roman" w:hint="eastAsia"/>
          <w:szCs w:val="24"/>
        </w:rPr>
        <w:t>值</w:t>
      </w:r>
    </w:p>
    <w:bookmarkEnd w:id="38"/>
    <w:p w14:paraId="41C6D5AD" w14:textId="748252FD" w:rsidR="0006494D" w:rsidRDefault="0006494D" w:rsidP="0006494D">
      <w:pPr>
        <w:jc w:val="center"/>
        <w:rPr>
          <w:rFonts w:ascii="Times New Roman" w:eastAsia="標楷體" w:hAnsi="Times New Roman" w:cs="Times New Roman"/>
          <w:szCs w:val="24"/>
        </w:rPr>
      </w:pPr>
      <w:r w:rsidRPr="0006494D">
        <w:rPr>
          <w:rFonts w:ascii="Times New Roman" w:eastAsia="標楷體" w:hAnsi="Times New Roman" w:cs="Times New Roman"/>
          <w:noProof/>
          <w:szCs w:val="24"/>
        </w:rPr>
        <mc:AlternateContent>
          <mc:Choice Requires="wps">
            <w:drawing>
              <wp:anchor distT="0" distB="0" distL="114300" distR="114300" simplePos="0" relativeHeight="251661312" behindDoc="0" locked="0" layoutInCell="1" allowOverlap="1" wp14:anchorId="496EA304" wp14:editId="3470AB7E">
                <wp:simplePos x="0" y="0"/>
                <wp:positionH relativeFrom="column">
                  <wp:posOffset>3364837</wp:posOffset>
                </wp:positionH>
                <wp:positionV relativeFrom="paragraph">
                  <wp:posOffset>1323367</wp:posOffset>
                </wp:positionV>
                <wp:extent cx="310101" cy="0"/>
                <wp:effectExtent l="0" t="19050" r="33020" b="19050"/>
                <wp:wrapNone/>
                <wp:docPr id="10" name="直線接點 10"/>
                <wp:cNvGraphicFramePr/>
                <a:graphic xmlns:a="http://schemas.openxmlformats.org/drawingml/2006/main">
                  <a:graphicData uri="http://schemas.microsoft.com/office/word/2010/wordprocessingShape">
                    <wps:wsp>
                      <wps:cNvCnPr/>
                      <wps:spPr>
                        <a:xfrm>
                          <a:off x="0" y="0"/>
                          <a:ext cx="310101"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6D9E3" id="直線接點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4.95pt,104.2pt" to="289.3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" strokecolor="red" strokeweight="2.25pt">
                <v:stroke joinstyle="miter"/>
              </v:line>
            </w:pict>
          </mc:Fallback>
        </mc:AlternateContent>
      </w:r>
      <w:r w:rsidRPr="0006494D">
        <w:rPr>
          <w:rFonts w:ascii="Times New Roman" w:eastAsia="標楷體" w:hAnsi="Times New Roman" w:cs="Times New Roman"/>
          <w:noProof/>
          <w:szCs w:val="24"/>
        </w:rPr>
        <mc:AlternateContent>
          <mc:Choice Requires="wps">
            <w:drawing>
              <wp:anchor distT="0" distB="0" distL="114300" distR="114300" simplePos="0" relativeHeight="251660288" behindDoc="0" locked="0" layoutInCell="1" allowOverlap="1" wp14:anchorId="616FCED9" wp14:editId="195F3F04">
                <wp:simplePos x="0" y="0"/>
                <wp:positionH relativeFrom="column">
                  <wp:posOffset>1329856</wp:posOffset>
                </wp:positionH>
                <wp:positionV relativeFrom="paragraph">
                  <wp:posOffset>1196671</wp:posOffset>
                </wp:positionV>
                <wp:extent cx="286247" cy="143124"/>
                <wp:effectExtent l="19050" t="19050" r="19050" b="28575"/>
                <wp:wrapNone/>
                <wp:docPr id="9" name="矩形 9"/>
                <wp:cNvGraphicFramePr/>
                <a:graphic xmlns:a="http://schemas.openxmlformats.org/drawingml/2006/main">
                  <a:graphicData uri="http://schemas.microsoft.com/office/word/2010/wordprocessingShape">
                    <wps:wsp>
                      <wps:cNvSpPr/>
                      <wps:spPr>
                        <a:xfrm>
                          <a:off x="0" y="0"/>
                          <a:ext cx="286247" cy="1431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7FE18D" id="矩形 9" o:spid="_x0000_s1026" style="position:absolute;margin-left:104.7pt;margin-top:94.25pt;width:22.55pt;height:1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" filled="f" strokecolor="red" strokeweight="2.25pt"/>
            </w:pict>
          </mc:Fallback>
        </mc:AlternateContent>
      </w:r>
      <w:r w:rsidRPr="0006494D">
        <w:rPr>
          <w:rFonts w:ascii="Times New Roman" w:eastAsia="標楷體" w:hAnsi="Times New Roman" w:cs="Times New Roman"/>
          <w:noProof/>
          <w:szCs w:val="24"/>
        </w:rPr>
        <w:drawing>
          <wp:inline distT="0" distB="0" distL="0" distR="0" wp14:anchorId="76012A4E" wp14:editId="25C0F8D6">
            <wp:extent cx="3419061" cy="2296039"/>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454" cy="2300332"/>
                    </a:xfrm>
                    <a:prstGeom prst="rect">
                      <a:avLst/>
                    </a:prstGeom>
                    <a:noFill/>
                  </pic:spPr>
                </pic:pic>
              </a:graphicData>
            </a:graphic>
          </wp:inline>
        </w:drawing>
      </w:r>
    </w:p>
    <w:p w14:paraId="757DAD79" w14:textId="77777777" w:rsidR="00EE36A7" w:rsidRPr="0006494D" w:rsidRDefault="00EE36A7" w:rsidP="0006494D">
      <w:pPr>
        <w:jc w:val="center"/>
        <w:rPr>
          <w:rFonts w:ascii="Times New Roman" w:eastAsia="標楷體" w:hAnsi="Times New Roman" w:cs="Times New Roman"/>
          <w:szCs w:val="24"/>
        </w:rPr>
      </w:pPr>
    </w:p>
    <w:p w14:paraId="040016D5" w14:textId="1CD22D55" w:rsidR="0006494D" w:rsidRPr="0006494D" w:rsidRDefault="0006494D" w:rsidP="0006494D">
      <w:pPr>
        <w:ind w:firstLine="480"/>
        <w:jc w:val="both"/>
        <w:rPr>
          <w:rFonts w:ascii="Times New Roman" w:eastAsia="標楷體" w:hAnsi="Times New Roman" w:cs="Times New Roman"/>
          <w:szCs w:val="24"/>
        </w:rPr>
      </w:pPr>
      <w:r w:rsidRPr="0006494D">
        <w:rPr>
          <w:rFonts w:ascii="Times New Roman" w:eastAsia="標楷體" w:hAnsi="Times New Roman" w:cs="Times New Roman" w:hint="eastAsia"/>
          <w:szCs w:val="24"/>
        </w:rPr>
        <w:t>表</w:t>
      </w:r>
      <w:r w:rsidR="00EE36A7">
        <w:rPr>
          <w:rFonts w:ascii="Times New Roman" w:eastAsia="標楷體" w:hAnsi="Times New Roman" w:cs="Times New Roman" w:hint="eastAsia"/>
          <w:szCs w:val="24"/>
        </w:rPr>
        <w:t>4.</w:t>
      </w:r>
      <w:r w:rsidRPr="0006494D">
        <w:rPr>
          <w:rFonts w:ascii="Times New Roman" w:eastAsia="標楷體" w:hAnsi="Times New Roman" w:cs="Times New Roman" w:hint="eastAsia"/>
          <w:szCs w:val="24"/>
        </w:rPr>
        <w:t>2</w:t>
      </w:r>
      <w:r w:rsidRPr="0006494D">
        <w:rPr>
          <w:rFonts w:ascii="Times New Roman" w:eastAsia="標楷體" w:hAnsi="Times New Roman" w:cs="Times New Roman" w:hint="eastAsia"/>
          <w:szCs w:val="24"/>
        </w:rPr>
        <w:t>中給出了以四天作為一次預測值的</w:t>
      </w:r>
      <w:r w:rsidRPr="0006494D">
        <w:rPr>
          <w:rFonts w:ascii="Times New Roman" w:eastAsia="標楷體" w:hAnsi="Times New Roman" w:cs="Times New Roman" w:hint="eastAsia"/>
          <w:szCs w:val="24"/>
        </w:rPr>
        <w:t>MLP</w:t>
      </w:r>
      <w:r w:rsidRPr="0006494D">
        <w:rPr>
          <w:rFonts w:ascii="Times New Roman" w:eastAsia="標楷體" w:hAnsi="Times New Roman" w:cs="Times New Roman" w:hint="eastAsia"/>
          <w:szCs w:val="24"/>
        </w:rPr>
        <w:t>配置。作者將納斯達克指數</w:t>
      </w:r>
      <w:r w:rsidRPr="0006494D">
        <w:rPr>
          <w:rFonts w:ascii="Times New Roman" w:eastAsia="標楷體" w:hAnsi="Times New Roman" w:cs="Times New Roman" w:hint="eastAsia"/>
          <w:szCs w:val="24"/>
        </w:rPr>
        <w:t>99</w:t>
      </w:r>
      <w:r w:rsidRPr="0006494D">
        <w:rPr>
          <w:rFonts w:ascii="Times New Roman" w:eastAsia="標楷體" w:hAnsi="Times New Roman" w:cs="Times New Roman" w:hint="eastAsia"/>
          <w:szCs w:val="24"/>
        </w:rPr>
        <w:t>天的數據隨機分為訓練集（</w:t>
      </w:r>
      <w:r w:rsidRPr="0006494D">
        <w:rPr>
          <w:rFonts w:ascii="Times New Roman" w:eastAsia="標楷體" w:hAnsi="Times New Roman" w:cs="Times New Roman" w:hint="eastAsia"/>
          <w:szCs w:val="24"/>
        </w:rPr>
        <w:t>60%</w:t>
      </w:r>
      <w:r w:rsidRPr="0006494D">
        <w:rPr>
          <w:rFonts w:ascii="Times New Roman" w:eastAsia="標楷體" w:hAnsi="Times New Roman" w:cs="Times New Roman" w:hint="eastAsia"/>
          <w:szCs w:val="24"/>
        </w:rPr>
        <w:t>）、驗證集（</w:t>
      </w:r>
      <w:r w:rsidRPr="0006494D">
        <w:rPr>
          <w:rFonts w:ascii="Times New Roman" w:eastAsia="標楷體" w:hAnsi="Times New Roman" w:cs="Times New Roman" w:hint="eastAsia"/>
          <w:szCs w:val="24"/>
        </w:rPr>
        <w:t>20%</w:t>
      </w:r>
      <w:r w:rsidRPr="0006494D">
        <w:rPr>
          <w:rFonts w:ascii="Times New Roman" w:eastAsia="標楷體" w:hAnsi="Times New Roman" w:cs="Times New Roman" w:hint="eastAsia"/>
          <w:szCs w:val="24"/>
        </w:rPr>
        <w:t>）和測試集（</w:t>
      </w:r>
      <w:r w:rsidRPr="0006494D">
        <w:rPr>
          <w:rFonts w:ascii="Times New Roman" w:eastAsia="標楷體" w:hAnsi="Times New Roman" w:cs="Times New Roman" w:hint="eastAsia"/>
          <w:szCs w:val="24"/>
        </w:rPr>
        <w:t>20%</w:t>
      </w:r>
      <w:r w:rsidRPr="0006494D">
        <w:rPr>
          <w:rFonts w:ascii="Times New Roman" w:eastAsia="標楷體" w:hAnsi="Times New Roman" w:cs="Times New Roman" w:hint="eastAsia"/>
          <w:szCs w:val="24"/>
        </w:rPr>
        <w:t>）。</w:t>
      </w:r>
      <w:r w:rsidRPr="0006494D">
        <w:rPr>
          <w:rFonts w:ascii="Times New Roman" w:eastAsia="標楷體" w:hAnsi="Times New Roman" w:cs="Times New Roman" w:hint="eastAsia"/>
          <w:szCs w:val="24"/>
        </w:rPr>
        <w:t xml:space="preserve"> </w:t>
      </w:r>
      <w:r w:rsidRPr="0006494D">
        <w:rPr>
          <w:rFonts w:ascii="Times New Roman" w:eastAsia="標楷體" w:hAnsi="Times New Roman" w:cs="Times New Roman" w:hint="eastAsia"/>
          <w:szCs w:val="24"/>
        </w:rPr>
        <w:t>在初步研究的基礎上，訓練方法和傳遞函數分別為</w:t>
      </w:r>
      <w:r w:rsidRPr="0006494D">
        <w:rPr>
          <w:rFonts w:ascii="Times New Roman" w:eastAsia="標楷體" w:hAnsi="Times New Roman" w:cs="Times New Roman" w:hint="eastAsia"/>
          <w:szCs w:val="24"/>
        </w:rPr>
        <w:t>OSS</w:t>
      </w:r>
      <w:r w:rsidRPr="0006494D">
        <w:rPr>
          <w:rFonts w:ascii="Times New Roman" w:eastAsia="標楷體" w:hAnsi="Times New Roman" w:cs="Times New Roman" w:hint="eastAsia"/>
          <w:szCs w:val="24"/>
        </w:rPr>
        <w:t>和</w:t>
      </w:r>
      <w:r w:rsidRPr="0006494D">
        <w:rPr>
          <w:rFonts w:ascii="Times New Roman" w:eastAsia="標楷體" w:hAnsi="Times New Roman" w:cs="Times New Roman" w:hint="eastAsia"/>
          <w:szCs w:val="24"/>
        </w:rPr>
        <w:t>TANGSIG</w:t>
      </w:r>
      <w:r w:rsidRPr="0006494D">
        <w:rPr>
          <w:rFonts w:ascii="Times New Roman" w:eastAsia="標楷體" w:hAnsi="Times New Roman" w:cs="Times New Roman" w:hint="eastAsia"/>
          <w:szCs w:val="24"/>
        </w:rPr>
        <w:t>。通過對</w:t>
      </w:r>
      <w:r w:rsidRPr="0006494D">
        <w:rPr>
          <w:rFonts w:ascii="Times New Roman" w:eastAsia="標楷體" w:hAnsi="Times New Roman" w:cs="Times New Roman" w:hint="eastAsia"/>
          <w:szCs w:val="24"/>
        </w:rPr>
        <w:t>h</w:t>
      </w:r>
      <w:r w:rsidRPr="0006494D">
        <w:rPr>
          <w:rFonts w:ascii="Times New Roman" w:eastAsia="標楷體" w:hAnsi="Times New Roman" w:cs="Times New Roman"/>
          <w:szCs w:val="24"/>
        </w:rPr>
        <w:t>idden layer</w:t>
      </w:r>
      <w:r w:rsidRPr="0006494D">
        <w:rPr>
          <w:rFonts w:ascii="Times New Roman" w:eastAsia="標楷體" w:hAnsi="Times New Roman" w:cs="Times New Roman" w:hint="eastAsia"/>
          <w:szCs w:val="24"/>
        </w:rPr>
        <w:t>數和每</w:t>
      </w:r>
      <w:proofErr w:type="gramStart"/>
      <w:r w:rsidRPr="0006494D">
        <w:rPr>
          <w:rFonts w:ascii="Times New Roman" w:eastAsia="標楷體" w:hAnsi="Times New Roman" w:cs="Times New Roman" w:hint="eastAsia"/>
          <w:szCs w:val="24"/>
        </w:rPr>
        <w:t>個</w:t>
      </w:r>
      <w:proofErr w:type="gramEnd"/>
      <w:r w:rsidRPr="0006494D">
        <w:rPr>
          <w:rFonts w:ascii="Times New Roman" w:eastAsia="標楷體" w:hAnsi="Times New Roman" w:cs="Times New Roman" w:hint="eastAsia"/>
          <w:szCs w:val="24"/>
        </w:rPr>
        <w:t>h</w:t>
      </w:r>
      <w:r w:rsidRPr="0006494D">
        <w:rPr>
          <w:rFonts w:ascii="Times New Roman" w:eastAsia="標楷體" w:hAnsi="Times New Roman" w:cs="Times New Roman"/>
          <w:szCs w:val="24"/>
        </w:rPr>
        <w:t>idden layer</w:t>
      </w:r>
      <w:r w:rsidRPr="0006494D">
        <w:rPr>
          <w:rFonts w:ascii="Times New Roman" w:eastAsia="標楷體" w:hAnsi="Times New Roman" w:cs="Times New Roman" w:hint="eastAsia"/>
          <w:szCs w:val="24"/>
        </w:rPr>
        <w:t>中的神經元數應用不同的值來優化神經網絡的架構。</w:t>
      </w:r>
      <w:r w:rsidRPr="0006494D">
        <w:rPr>
          <w:rFonts w:ascii="Times New Roman" w:eastAsia="標楷體" w:hAnsi="Times New Roman" w:cs="Times New Roman" w:hint="eastAsia"/>
          <w:szCs w:val="24"/>
        </w:rPr>
        <w:lastRenderedPageBreak/>
        <w:t>生成、訓練和測試了</w:t>
      </w:r>
      <w:r w:rsidRPr="0006494D">
        <w:rPr>
          <w:rFonts w:ascii="Times New Roman" w:eastAsia="標楷體" w:hAnsi="Times New Roman" w:cs="Times New Roman" w:hint="eastAsia"/>
          <w:szCs w:val="24"/>
        </w:rPr>
        <w:t xml:space="preserve"> 16 </w:t>
      </w:r>
      <w:proofErr w:type="gramStart"/>
      <w:r w:rsidRPr="0006494D">
        <w:rPr>
          <w:rFonts w:ascii="Times New Roman" w:eastAsia="標楷體" w:hAnsi="Times New Roman" w:cs="Times New Roman" w:hint="eastAsia"/>
          <w:szCs w:val="24"/>
        </w:rPr>
        <w:t>個</w:t>
      </w:r>
      <w:proofErr w:type="gramEnd"/>
      <w:r w:rsidRPr="0006494D">
        <w:rPr>
          <w:rFonts w:ascii="Times New Roman" w:eastAsia="標楷體" w:hAnsi="Times New Roman" w:cs="Times New Roman" w:hint="eastAsia"/>
          <w:szCs w:val="24"/>
        </w:rPr>
        <w:t>具有不同架構的網路。計算訓練集、驗證集和總數據的</w:t>
      </w:r>
      <m:oMath>
        <m:sSup>
          <m:sSupPr>
            <m:ctrlPr>
              <w:rPr>
                <w:rFonts w:ascii="Cambria Math" w:eastAsia="標楷體" w:hAnsi="Cambria Math" w:cs="Times New Roman"/>
                <w:szCs w:val="24"/>
              </w:rPr>
            </m:ctrlPr>
          </m:sSupPr>
          <m:e>
            <m:r>
              <w:rPr>
                <w:rFonts w:ascii="Cambria Math" w:eastAsia="標楷體" w:hAnsi="Cambria Math" w:cs="Times New Roman"/>
                <w:szCs w:val="24"/>
              </w:rPr>
              <m:t xml:space="preserve"> R</m:t>
            </m:r>
          </m:e>
          <m:sup>
            <m:r>
              <w:rPr>
                <w:rFonts w:ascii="Cambria Math" w:eastAsia="標楷體" w:hAnsi="Cambria Math" w:cs="Times New Roman"/>
                <w:szCs w:val="24"/>
              </w:rPr>
              <m:t>2</m:t>
            </m:r>
          </m:sup>
        </m:sSup>
        <m:r>
          <w:rPr>
            <w:rFonts w:ascii="Cambria Math" w:eastAsia="標楷體" w:hAnsi="Cambria Math" w:cs="Times New Roman"/>
            <w:szCs w:val="24"/>
          </w:rPr>
          <m:t xml:space="preserve"> </m:t>
        </m:r>
      </m:oMath>
      <w:r w:rsidRPr="0006494D">
        <w:rPr>
          <w:rFonts w:ascii="Times New Roman" w:eastAsia="標楷體" w:hAnsi="Times New Roman" w:cs="Times New Roman" w:hint="eastAsia"/>
          <w:szCs w:val="24"/>
        </w:rPr>
        <w:t>值，但僅考慮驗證的</w:t>
      </w:r>
      <w:bookmarkStart w:id="40" w:name="_Hlk92047329"/>
      <m:oMath>
        <m:sSup>
          <m:sSupPr>
            <m:ctrlPr>
              <w:rPr>
                <w:rFonts w:ascii="Cambria Math" w:eastAsia="標楷體" w:hAnsi="Cambria Math" w:cs="Times New Roman"/>
                <w:szCs w:val="24"/>
              </w:rPr>
            </m:ctrlPr>
          </m:sSupPr>
          <m:e>
            <m:r>
              <w:rPr>
                <w:rFonts w:ascii="Cambria Math" w:eastAsia="標楷體" w:hAnsi="Cambria Math" w:cs="Times New Roman"/>
                <w:szCs w:val="24"/>
              </w:rPr>
              <m:t xml:space="preserve"> R</m:t>
            </m:r>
          </m:e>
          <m:sup>
            <m:r>
              <w:rPr>
                <w:rFonts w:ascii="Cambria Math" w:eastAsia="標楷體" w:hAnsi="Cambria Math" w:cs="Times New Roman"/>
                <w:szCs w:val="24"/>
              </w:rPr>
              <m:t>2</m:t>
            </m:r>
          </m:sup>
        </m:sSup>
        <m:r>
          <w:rPr>
            <w:rFonts w:ascii="Cambria Math" w:eastAsia="標楷體" w:hAnsi="Cambria Math" w:cs="Times New Roman"/>
            <w:szCs w:val="24"/>
          </w:rPr>
          <m:t xml:space="preserve"> </m:t>
        </m:r>
      </m:oMath>
      <w:bookmarkEnd w:id="40"/>
      <w:r w:rsidRPr="0006494D">
        <w:rPr>
          <w:rFonts w:ascii="Times New Roman" w:eastAsia="標楷體" w:hAnsi="Times New Roman" w:cs="Times New Roman" w:hint="eastAsia"/>
          <w:szCs w:val="24"/>
        </w:rPr>
        <w:t>值來選擇優化的網路架構。</w:t>
      </w:r>
    </w:p>
    <w:p w14:paraId="127899B6" w14:textId="181B80CF" w:rsidR="0006494D" w:rsidRPr="0006494D" w:rsidRDefault="0006494D" w:rsidP="0006494D">
      <w:pPr>
        <w:jc w:val="both"/>
        <w:rPr>
          <w:rFonts w:ascii="Times New Roman" w:eastAsia="標楷體" w:hAnsi="Times New Roman" w:cs="Times New Roman"/>
          <w:szCs w:val="24"/>
        </w:rPr>
      </w:pPr>
      <w:r w:rsidRPr="0006494D">
        <w:rPr>
          <w:rFonts w:ascii="Times New Roman" w:eastAsia="標楷體" w:hAnsi="Times New Roman" w:cs="Times New Roman"/>
          <w:szCs w:val="24"/>
        </w:rPr>
        <w:tab/>
      </w:r>
      <w:r w:rsidRPr="0006494D">
        <w:rPr>
          <w:rFonts w:ascii="Times New Roman" w:eastAsia="標楷體" w:hAnsi="Times New Roman" w:cs="Times New Roman" w:hint="eastAsia"/>
          <w:szCs w:val="24"/>
        </w:rPr>
        <w:t>如表</w:t>
      </w:r>
      <w:r w:rsidR="003276B7">
        <w:rPr>
          <w:rFonts w:ascii="Times New Roman" w:eastAsia="標楷體" w:hAnsi="Times New Roman" w:cs="Times New Roman" w:hint="eastAsia"/>
          <w:szCs w:val="24"/>
        </w:rPr>
        <w:t>4.</w:t>
      </w:r>
      <w:r w:rsidRPr="0006494D">
        <w:rPr>
          <w:rFonts w:ascii="Times New Roman" w:eastAsia="標楷體" w:hAnsi="Times New Roman" w:cs="Times New Roman" w:hint="eastAsia"/>
          <w:szCs w:val="24"/>
        </w:rPr>
        <w:t>2</w:t>
      </w:r>
      <w:r w:rsidRPr="0006494D">
        <w:rPr>
          <w:rFonts w:ascii="Times New Roman" w:eastAsia="標楷體" w:hAnsi="Times New Roman" w:cs="Times New Roman" w:hint="eastAsia"/>
          <w:szCs w:val="24"/>
        </w:rPr>
        <w:t>所示，當</w:t>
      </w:r>
      <w:r w:rsidRPr="0006494D">
        <w:rPr>
          <w:rFonts w:ascii="Times New Roman" w:eastAsia="標楷體" w:hAnsi="Times New Roman" w:cs="Times New Roman"/>
          <w:szCs w:val="24"/>
        </w:rPr>
        <w:t>hidden layer</w:t>
      </w:r>
      <w:r w:rsidRPr="0006494D">
        <w:rPr>
          <w:rFonts w:ascii="Times New Roman" w:eastAsia="標楷體" w:hAnsi="Times New Roman" w:cs="Times New Roman" w:hint="eastAsia"/>
          <w:szCs w:val="24"/>
        </w:rPr>
        <w:t>數為</w:t>
      </w:r>
      <w:r w:rsidRPr="0006494D">
        <w:rPr>
          <w:rFonts w:ascii="Times New Roman" w:eastAsia="標楷體" w:hAnsi="Times New Roman" w:cs="Times New Roman" w:hint="eastAsia"/>
          <w:szCs w:val="24"/>
        </w:rPr>
        <w:t>2</w:t>
      </w:r>
      <w:r w:rsidRPr="0006494D">
        <w:rPr>
          <w:rFonts w:ascii="Times New Roman" w:eastAsia="標楷體" w:hAnsi="Times New Roman" w:cs="Times New Roman" w:hint="eastAsia"/>
          <w:szCs w:val="24"/>
        </w:rPr>
        <w:t>且</w:t>
      </w:r>
      <w:r w:rsidRPr="0006494D">
        <w:rPr>
          <w:rFonts w:ascii="Times New Roman" w:eastAsia="標楷體" w:hAnsi="Times New Roman" w:cs="Times New Roman"/>
          <w:szCs w:val="24"/>
        </w:rPr>
        <w:t>hidden layer</w:t>
      </w:r>
      <w:r w:rsidRPr="0006494D">
        <w:rPr>
          <w:rFonts w:ascii="Times New Roman" w:eastAsia="標楷體" w:hAnsi="Times New Roman" w:cs="Times New Roman" w:hint="eastAsia"/>
          <w:szCs w:val="24"/>
        </w:rPr>
        <w:t>中的神經元數為</w:t>
      </w:r>
      <w:r w:rsidRPr="0006494D">
        <w:rPr>
          <w:rFonts w:ascii="Times New Roman" w:eastAsia="標楷體" w:hAnsi="Times New Roman" w:cs="Times New Roman" w:hint="eastAsia"/>
          <w:szCs w:val="24"/>
        </w:rPr>
        <w:t>2</w:t>
      </w:r>
      <w:r w:rsidRPr="0006494D">
        <w:rPr>
          <w:rFonts w:ascii="Times New Roman" w:eastAsia="標楷體" w:hAnsi="Times New Roman" w:cs="Times New Roman" w:hint="eastAsia"/>
          <w:szCs w:val="24"/>
        </w:rPr>
        <w:t>時，</w:t>
      </w:r>
      <w:r w:rsidRPr="0006494D">
        <w:rPr>
          <w:rFonts w:ascii="Times New Roman" w:eastAsia="標楷體" w:hAnsi="Times New Roman" w:cs="Times New Roman" w:hint="eastAsia"/>
          <w:szCs w:val="24"/>
        </w:rPr>
        <w:t>R2</w:t>
      </w:r>
      <w:r w:rsidRPr="0006494D">
        <w:rPr>
          <w:rFonts w:ascii="Times New Roman" w:eastAsia="標楷體" w:hAnsi="Times New Roman" w:cs="Times New Roman" w:hint="eastAsia"/>
          <w:szCs w:val="24"/>
        </w:rPr>
        <w:t>具有期望值（最大值）</w:t>
      </w:r>
      <w:r w:rsidRPr="0006494D">
        <w:rPr>
          <w:rFonts w:ascii="Times New Roman" w:eastAsia="標楷體" w:hAnsi="Times New Roman" w:cs="Times New Roman"/>
          <w:szCs w:val="24"/>
        </w:rPr>
        <w:t>40.</w:t>
      </w:r>
      <w:r w:rsidRPr="0006494D">
        <w:rPr>
          <w:rFonts w:ascii="Times New Roman" w:eastAsia="標楷體" w:hAnsi="Times New Roman" w:cs="Times New Roman" w:hint="eastAsia"/>
          <w:szCs w:val="24"/>
        </w:rPr>
        <w:t>值得注意的是，神經元數量的任何變化都會影響模型的熟練程度。例如表</w:t>
      </w:r>
      <w:r w:rsidR="003276B7">
        <w:rPr>
          <w:rFonts w:ascii="Times New Roman" w:eastAsia="標楷體" w:hAnsi="Times New Roman" w:cs="Times New Roman" w:hint="eastAsia"/>
          <w:szCs w:val="24"/>
        </w:rPr>
        <w:t>4.</w:t>
      </w:r>
      <w:r w:rsidRPr="0006494D">
        <w:rPr>
          <w:rFonts w:ascii="Times New Roman" w:eastAsia="標楷體" w:hAnsi="Times New Roman" w:cs="Times New Roman" w:hint="eastAsia"/>
          <w:szCs w:val="24"/>
        </w:rPr>
        <w:t xml:space="preserve">2 </w:t>
      </w:r>
      <w:r w:rsidRPr="0006494D">
        <w:rPr>
          <w:rFonts w:ascii="Times New Roman" w:eastAsia="標楷體" w:hAnsi="Times New Roman" w:cs="Times New Roman" w:hint="eastAsia"/>
          <w:szCs w:val="24"/>
        </w:rPr>
        <w:t>所示，雖然具有</w:t>
      </w:r>
      <w:r w:rsidRPr="0006494D">
        <w:rPr>
          <w:rFonts w:ascii="Times New Roman" w:eastAsia="標楷體" w:hAnsi="Times New Roman" w:cs="Times New Roman" w:hint="eastAsia"/>
          <w:szCs w:val="24"/>
        </w:rPr>
        <w:t xml:space="preserve"> 5-5 </w:t>
      </w:r>
      <w:proofErr w:type="gramStart"/>
      <w:r w:rsidRPr="0006494D">
        <w:rPr>
          <w:rFonts w:ascii="Times New Roman" w:eastAsia="標楷體" w:hAnsi="Times New Roman" w:cs="Times New Roman" w:hint="eastAsia"/>
          <w:szCs w:val="24"/>
        </w:rPr>
        <w:t>個</w:t>
      </w:r>
      <w:proofErr w:type="gramEnd"/>
      <w:r w:rsidRPr="0006494D">
        <w:rPr>
          <w:rFonts w:ascii="Times New Roman" w:eastAsia="標楷體" w:hAnsi="Times New Roman" w:cs="Times New Roman" w:hint="eastAsia"/>
          <w:szCs w:val="24"/>
        </w:rPr>
        <w:t>神經元的網路具有可接受的</w:t>
      </w:r>
      <w:r w:rsidRPr="0006494D">
        <w:rPr>
          <w:rFonts w:ascii="Times New Roman" w:eastAsia="標楷體" w:hAnsi="Times New Roman" w:cs="Times New Roman" w:hint="eastAsia"/>
          <w:szCs w:val="24"/>
        </w:rPr>
        <w:t xml:space="preserve"> validation (0.8631)</w:t>
      </w:r>
      <w:r w:rsidRPr="0006494D">
        <w:rPr>
          <w:rFonts w:ascii="Times New Roman" w:eastAsia="標楷體" w:hAnsi="Times New Roman" w:cs="Times New Roman" w:hint="eastAsia"/>
          <w:szCs w:val="24"/>
        </w:rPr>
        <w:t>，但具有</w:t>
      </w:r>
      <w:r w:rsidRPr="0006494D">
        <w:rPr>
          <w:rFonts w:ascii="Times New Roman" w:eastAsia="標楷體" w:hAnsi="Times New Roman" w:cs="Times New Roman" w:hint="eastAsia"/>
          <w:szCs w:val="24"/>
        </w:rPr>
        <w:t xml:space="preserve"> 5-10 </w:t>
      </w:r>
      <w:proofErr w:type="gramStart"/>
      <w:r w:rsidRPr="0006494D">
        <w:rPr>
          <w:rFonts w:ascii="Times New Roman" w:eastAsia="標楷體" w:hAnsi="Times New Roman" w:cs="Times New Roman" w:hint="eastAsia"/>
          <w:szCs w:val="24"/>
        </w:rPr>
        <w:t>個</w:t>
      </w:r>
      <w:proofErr w:type="gramEnd"/>
      <w:r w:rsidRPr="0006494D">
        <w:rPr>
          <w:rFonts w:ascii="Times New Roman" w:eastAsia="標楷體" w:hAnsi="Times New Roman" w:cs="Times New Roman" w:hint="eastAsia"/>
          <w:szCs w:val="24"/>
        </w:rPr>
        <w:t>神經元的網絡具有較差的預測能力。</w:t>
      </w:r>
    </w:p>
    <w:p w14:paraId="37AD94AA" w14:textId="0DEDA250" w:rsidR="0006494D" w:rsidRDefault="0006494D" w:rsidP="0006494D">
      <w:pPr>
        <w:jc w:val="both"/>
        <w:rPr>
          <w:rFonts w:ascii="Times New Roman" w:eastAsia="標楷體" w:hAnsi="Times New Roman" w:cs="Times New Roman"/>
          <w:szCs w:val="24"/>
        </w:rPr>
      </w:pPr>
      <w:r w:rsidRPr="0006494D">
        <w:rPr>
          <w:rFonts w:ascii="Times New Roman" w:eastAsia="標楷體" w:hAnsi="Times New Roman" w:cs="Times New Roman"/>
          <w:szCs w:val="24"/>
        </w:rPr>
        <w:tab/>
      </w:r>
      <w:r w:rsidRPr="0006494D">
        <w:rPr>
          <w:rFonts w:ascii="Times New Roman" w:eastAsia="標楷體" w:hAnsi="Times New Roman" w:cs="Times New Roman" w:hint="eastAsia"/>
          <w:szCs w:val="24"/>
        </w:rPr>
        <w:t>與四天為單位做預測類似，已經生成並測試了不同訓練算法的</w:t>
      </w:r>
      <w:r w:rsidRPr="0006494D">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 xml:space="preserve"> R</m:t>
            </m:r>
          </m:e>
          <m:sup>
            <m:r>
              <w:rPr>
                <w:rFonts w:ascii="Cambria Math" w:eastAsia="標楷體" w:hAnsi="Cambria Math" w:cs="Times New Roman"/>
                <w:szCs w:val="24"/>
              </w:rPr>
              <m:t>2</m:t>
            </m:r>
          </m:sup>
        </m:sSup>
      </m:oMath>
      <w:r w:rsidRPr="0006494D">
        <w:rPr>
          <w:rFonts w:ascii="Times New Roman" w:eastAsia="標楷體" w:hAnsi="Times New Roman" w:cs="Times New Roman"/>
          <w:szCs w:val="24"/>
        </w:rPr>
        <w:t xml:space="preserve"> </w:t>
      </w:r>
      <w:r w:rsidRPr="0006494D">
        <w:rPr>
          <w:rFonts w:ascii="Times New Roman" w:eastAsia="標楷體" w:hAnsi="Times New Roman" w:cs="Times New Roman" w:hint="eastAsia"/>
          <w:szCs w:val="24"/>
        </w:rPr>
        <w:t>值和具有</w:t>
      </w:r>
      <w:r w:rsidRPr="0006494D">
        <w:rPr>
          <w:rFonts w:ascii="Times New Roman" w:eastAsia="標楷體" w:hAnsi="Times New Roman" w:cs="Times New Roman" w:hint="eastAsia"/>
          <w:szCs w:val="24"/>
        </w:rPr>
        <w:t xml:space="preserve"> 20-40-20 </w:t>
      </w:r>
      <w:proofErr w:type="gramStart"/>
      <w:r w:rsidRPr="0006494D">
        <w:rPr>
          <w:rFonts w:ascii="Times New Roman" w:eastAsia="標楷體" w:hAnsi="Times New Roman" w:cs="Times New Roman" w:hint="eastAsia"/>
          <w:szCs w:val="24"/>
        </w:rPr>
        <w:t>個</w:t>
      </w:r>
      <w:proofErr w:type="gramEnd"/>
      <w:r w:rsidRPr="0006494D">
        <w:rPr>
          <w:rFonts w:ascii="Times New Roman" w:eastAsia="標楷體" w:hAnsi="Times New Roman" w:cs="Times New Roman" w:hint="eastAsia"/>
          <w:szCs w:val="24"/>
        </w:rPr>
        <w:t>神經元</w:t>
      </w:r>
      <w:bookmarkStart w:id="41" w:name="_Hlk92047551"/>
      <w:r w:rsidRPr="0006494D">
        <w:rPr>
          <w:rFonts w:ascii="Times New Roman" w:eastAsia="標楷體" w:hAnsi="Times New Roman" w:cs="Times New Roman"/>
          <w:szCs w:val="24"/>
        </w:rPr>
        <w:t>hidden layer</w:t>
      </w:r>
      <w:bookmarkEnd w:id="41"/>
      <w:r w:rsidRPr="0006494D">
        <w:rPr>
          <w:rFonts w:ascii="Times New Roman" w:eastAsia="標楷體" w:hAnsi="Times New Roman" w:cs="Times New Roman" w:hint="eastAsia"/>
          <w:szCs w:val="24"/>
        </w:rPr>
        <w:t>的</w:t>
      </w:r>
      <w:r w:rsidRPr="0006494D">
        <w:rPr>
          <w:rFonts w:ascii="Times New Roman" w:eastAsia="標楷體" w:hAnsi="Times New Roman" w:cs="Times New Roman" w:hint="eastAsia"/>
          <w:szCs w:val="24"/>
        </w:rPr>
        <w:t xml:space="preserve"> MLP </w:t>
      </w:r>
      <w:r w:rsidRPr="0006494D">
        <w:rPr>
          <w:rFonts w:ascii="Times New Roman" w:eastAsia="標楷體" w:hAnsi="Times New Roman" w:cs="Times New Roman" w:hint="eastAsia"/>
          <w:szCs w:val="24"/>
        </w:rPr>
        <w:t>傳遞函數。應用</w:t>
      </w:r>
      <w:r w:rsidRPr="0006494D">
        <w:rPr>
          <w:rFonts w:ascii="Times New Roman" w:eastAsia="標楷體" w:hAnsi="Times New Roman" w:cs="Times New Roman" w:hint="eastAsia"/>
          <w:szCs w:val="24"/>
        </w:rPr>
        <w:t xml:space="preserve">OSS </w:t>
      </w:r>
      <w:r w:rsidRPr="0006494D">
        <w:rPr>
          <w:rFonts w:ascii="Times New Roman" w:eastAsia="標楷體" w:hAnsi="Times New Roman" w:cs="Times New Roman" w:hint="eastAsia"/>
          <w:szCs w:val="24"/>
        </w:rPr>
        <w:t>訓練方法和</w:t>
      </w:r>
      <w:r w:rsidRPr="0006494D">
        <w:rPr>
          <w:rFonts w:ascii="Times New Roman" w:eastAsia="標楷體" w:hAnsi="Times New Roman" w:cs="Times New Roman" w:hint="eastAsia"/>
          <w:szCs w:val="24"/>
        </w:rPr>
        <w:t xml:space="preserve">LOGGSIG </w:t>
      </w:r>
      <w:r w:rsidRPr="0006494D">
        <w:rPr>
          <w:rFonts w:ascii="Times New Roman" w:eastAsia="標楷體" w:hAnsi="Times New Roman" w:cs="Times New Roman" w:hint="eastAsia"/>
          <w:szCs w:val="24"/>
        </w:rPr>
        <w:t>傳遞函數根據</w:t>
      </w:r>
      <w:r w:rsidRPr="0006494D">
        <w:rPr>
          <w:rFonts w:ascii="Times New Roman" w:eastAsia="標楷體" w:hAnsi="Times New Roman" w:cs="Times New Roman" w:hint="eastAsia"/>
          <w:szCs w:val="24"/>
        </w:rPr>
        <w:t xml:space="preserve">validation </w:t>
      </w:r>
      <w:r w:rsidRPr="0006494D">
        <w:rPr>
          <w:rFonts w:ascii="Times New Roman" w:eastAsia="標楷體" w:hAnsi="Times New Roman" w:cs="Times New Roman" w:hint="eastAsia"/>
          <w:szCs w:val="24"/>
        </w:rPr>
        <w:t>數據集的值（</w:t>
      </w:r>
      <w:r w:rsidRPr="0006494D">
        <w:rPr>
          <w:rFonts w:ascii="Times New Roman" w:eastAsia="標楷體" w:hAnsi="Times New Roman" w:cs="Times New Roman" w:hint="eastAsia"/>
          <w:szCs w:val="24"/>
        </w:rPr>
        <w:t>0.9622</w:t>
      </w:r>
      <w:r w:rsidRPr="0006494D">
        <w:rPr>
          <w:rFonts w:ascii="Times New Roman" w:eastAsia="標楷體" w:hAnsi="Times New Roman" w:cs="Times New Roman" w:hint="eastAsia"/>
          <w:szCs w:val="24"/>
        </w:rPr>
        <w:t>）得到優化的訓練網路。</w:t>
      </w:r>
    </w:p>
    <w:p w14:paraId="70787F72" w14:textId="77777777" w:rsidR="0010774B" w:rsidRPr="0006494D" w:rsidRDefault="0010774B" w:rsidP="0006494D">
      <w:pPr>
        <w:jc w:val="both"/>
        <w:rPr>
          <w:rFonts w:ascii="Times New Roman" w:eastAsia="標楷體" w:hAnsi="Times New Roman" w:cs="Times New Roman"/>
          <w:szCs w:val="24"/>
        </w:rPr>
      </w:pPr>
    </w:p>
    <w:p w14:paraId="40CFEC49" w14:textId="77777777" w:rsidR="0010774B" w:rsidRPr="003276B7" w:rsidRDefault="0010774B" w:rsidP="0010774B">
      <w:pPr>
        <w:jc w:val="center"/>
        <w:rPr>
          <w:rFonts w:ascii="Times New Roman" w:eastAsia="標楷體" w:hAnsi="Times New Roman" w:cs="Times New Roman"/>
          <w:szCs w:val="24"/>
        </w:rPr>
      </w:pPr>
      <w:r w:rsidRPr="003276B7">
        <w:rPr>
          <w:rFonts w:ascii="Times New Roman" w:eastAsia="標楷體" w:hAnsi="Times New Roman" w:cs="Times New Roman"/>
          <w:szCs w:val="24"/>
        </w:rPr>
        <w:t>表</w:t>
      </w:r>
      <w:r w:rsidRPr="003276B7">
        <w:rPr>
          <w:rFonts w:ascii="Times New Roman" w:eastAsia="標楷體" w:hAnsi="Times New Roman" w:cs="Times New Roman"/>
          <w:szCs w:val="24"/>
        </w:rPr>
        <w:t>4.</w:t>
      </w:r>
      <w:r>
        <w:rPr>
          <w:rFonts w:ascii="Times New Roman" w:eastAsia="標楷體" w:hAnsi="Times New Roman" w:cs="Times New Roman" w:hint="eastAsia"/>
          <w:szCs w:val="24"/>
        </w:rPr>
        <w:t>3</w:t>
      </w:r>
      <w:r w:rsidRPr="003276B7">
        <w:rPr>
          <w:rFonts w:ascii="Times New Roman" w:eastAsia="標楷體" w:hAnsi="Times New Roman" w:cs="Times New Roman" w:hint="eastAsia"/>
          <w:szCs w:val="24"/>
        </w:rPr>
        <w:t>在不同結構的</w:t>
      </w:r>
      <w:r w:rsidRPr="003276B7">
        <w:rPr>
          <w:rFonts w:ascii="Times New Roman" w:eastAsia="標楷體" w:hAnsi="Times New Roman" w:cs="Times New Roman" w:hint="eastAsia"/>
          <w:szCs w:val="24"/>
        </w:rPr>
        <w:t xml:space="preserve"> BPNN </w:t>
      </w:r>
      <w:r w:rsidRPr="003276B7">
        <w:rPr>
          <w:rFonts w:ascii="Times New Roman" w:eastAsia="標楷體" w:hAnsi="Times New Roman" w:cs="Times New Roman" w:hint="eastAsia"/>
          <w:szCs w:val="24"/>
        </w:rPr>
        <w:t>下以</w:t>
      </w:r>
      <w:r>
        <w:rPr>
          <w:rFonts w:ascii="Times New Roman" w:eastAsia="標楷體" w:hAnsi="Times New Roman" w:cs="Times New Roman" w:hint="eastAsia"/>
          <w:szCs w:val="24"/>
        </w:rPr>
        <w:t>九</w:t>
      </w:r>
      <w:r w:rsidRPr="003276B7">
        <w:rPr>
          <w:rFonts w:ascii="Times New Roman" w:eastAsia="標楷體" w:hAnsi="Times New Roman" w:cs="Times New Roman" w:hint="eastAsia"/>
          <w:szCs w:val="24"/>
        </w:rPr>
        <w:t>天作一次預測的</w:t>
      </w:r>
      <w:r w:rsidRPr="003276B7">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2</m:t>
            </m:r>
          </m:sup>
        </m:sSup>
      </m:oMath>
      <w:r w:rsidRPr="003276B7">
        <w:rPr>
          <w:rFonts w:ascii="Times New Roman" w:eastAsia="標楷體" w:hAnsi="Times New Roman" w:cs="Times New Roman" w:hint="eastAsia"/>
          <w:szCs w:val="24"/>
        </w:rPr>
        <w:t xml:space="preserve"> </w:t>
      </w:r>
      <w:r w:rsidRPr="003276B7">
        <w:rPr>
          <w:rFonts w:ascii="Times New Roman" w:eastAsia="標楷體" w:hAnsi="Times New Roman" w:cs="Times New Roman" w:hint="eastAsia"/>
          <w:szCs w:val="24"/>
        </w:rPr>
        <w:t>值</w:t>
      </w:r>
    </w:p>
    <w:p w14:paraId="192D046B" w14:textId="61A4AFA5" w:rsidR="0006494D" w:rsidRDefault="0006494D" w:rsidP="003276B7">
      <w:pPr>
        <w:jc w:val="center"/>
        <w:rPr>
          <w:rFonts w:ascii="Times New Roman" w:eastAsia="標楷體" w:hAnsi="Times New Roman" w:cs="Times New Roman"/>
          <w:szCs w:val="24"/>
        </w:rPr>
      </w:pPr>
      <w:r w:rsidRPr="0006494D">
        <w:rPr>
          <w:rFonts w:ascii="Times New Roman" w:eastAsia="標楷體" w:hAnsi="Times New Roman" w:cs="Times New Roman" w:hint="eastAsia"/>
          <w:noProof/>
          <w:szCs w:val="24"/>
        </w:rPr>
        <mc:AlternateContent>
          <mc:Choice Requires="wps">
            <w:drawing>
              <wp:anchor distT="0" distB="0" distL="114300" distR="114300" simplePos="0" relativeHeight="251663360" behindDoc="0" locked="0" layoutInCell="1" allowOverlap="1" wp14:anchorId="7716DF03" wp14:editId="43767BE9">
                <wp:simplePos x="0" y="0"/>
                <wp:positionH relativeFrom="column">
                  <wp:posOffset>3396863</wp:posOffset>
                </wp:positionH>
                <wp:positionV relativeFrom="paragraph">
                  <wp:posOffset>2066704</wp:posOffset>
                </wp:positionV>
                <wp:extent cx="389614" cy="0"/>
                <wp:effectExtent l="0" t="19050" r="29845" b="19050"/>
                <wp:wrapNone/>
                <wp:docPr id="14" name="直線接點 14"/>
                <wp:cNvGraphicFramePr/>
                <a:graphic xmlns:a="http://schemas.openxmlformats.org/drawingml/2006/main">
                  <a:graphicData uri="http://schemas.microsoft.com/office/word/2010/wordprocessingShape">
                    <wps:wsp>
                      <wps:cNvCnPr/>
                      <wps:spPr>
                        <a:xfrm>
                          <a:off x="0" y="0"/>
                          <a:ext cx="389614"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4478D2" id="直線接點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7.45pt,162.75pt" to="298.1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" strokecolor="red" strokeweight="2.25pt">
                <v:stroke joinstyle="miter"/>
              </v:line>
            </w:pict>
          </mc:Fallback>
        </mc:AlternateContent>
      </w:r>
      <w:r w:rsidRPr="0006494D">
        <w:rPr>
          <w:rFonts w:ascii="Times New Roman" w:eastAsia="標楷體" w:hAnsi="Times New Roman" w:cs="Times New Roman" w:hint="eastAsia"/>
          <w:noProof/>
          <w:szCs w:val="24"/>
        </w:rPr>
        <mc:AlternateContent>
          <mc:Choice Requires="wps">
            <w:drawing>
              <wp:anchor distT="0" distB="0" distL="114300" distR="114300" simplePos="0" relativeHeight="251662336" behindDoc="0" locked="0" layoutInCell="1" allowOverlap="1" wp14:anchorId="337C835F" wp14:editId="4AC8924D">
                <wp:simplePos x="0" y="0"/>
                <wp:positionH relativeFrom="column">
                  <wp:posOffset>1107219</wp:posOffset>
                </wp:positionH>
                <wp:positionV relativeFrom="paragraph">
                  <wp:posOffset>1916264</wp:posOffset>
                </wp:positionV>
                <wp:extent cx="500932" cy="151075"/>
                <wp:effectExtent l="19050" t="19050" r="13970" b="20955"/>
                <wp:wrapNone/>
                <wp:docPr id="13" name="矩形 13"/>
                <wp:cNvGraphicFramePr/>
                <a:graphic xmlns:a="http://schemas.openxmlformats.org/drawingml/2006/main">
                  <a:graphicData uri="http://schemas.microsoft.com/office/word/2010/wordprocessingShape">
                    <wps:wsp>
                      <wps:cNvSpPr/>
                      <wps:spPr>
                        <a:xfrm>
                          <a:off x="0" y="0"/>
                          <a:ext cx="500932" cy="151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DF080" id="矩形 13" o:spid="_x0000_s1026" style="position:absolute;margin-left:87.2pt;margin-top:150.9pt;width:39.45pt;height:1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2tKgwIAAGgFAAAOAAAAZHJzL2Uyb0RvYy54bWysVE1v2zAMvQ/YfxB0X21nz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" filled="f" strokecolor="red" strokeweight="2.25pt"/>
            </w:pict>
          </mc:Fallback>
        </mc:AlternateContent>
      </w:r>
      <w:r w:rsidRPr="0006494D">
        <w:rPr>
          <w:rFonts w:ascii="Times New Roman" w:eastAsia="標楷體" w:hAnsi="Times New Roman" w:cs="Times New Roman" w:hint="eastAsia"/>
          <w:noProof/>
          <w:szCs w:val="24"/>
        </w:rPr>
        <w:drawing>
          <wp:inline distT="0" distB="0" distL="0" distR="0" wp14:anchorId="0BA1760F" wp14:editId="4C3AC802">
            <wp:extent cx="4055165" cy="2625405"/>
            <wp:effectExtent l="0" t="0" r="2540" b="3810"/>
            <wp:docPr id="11" name="圖片 1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059608" cy="2628281"/>
                    </a:xfrm>
                    <a:prstGeom prst="rect">
                      <a:avLst/>
                    </a:prstGeom>
                  </pic:spPr>
                </pic:pic>
              </a:graphicData>
            </a:graphic>
          </wp:inline>
        </w:drawing>
      </w:r>
    </w:p>
    <w:p w14:paraId="05F3255C" w14:textId="77777777" w:rsidR="003276B7" w:rsidRPr="0006494D" w:rsidRDefault="003276B7" w:rsidP="003276B7">
      <w:pPr>
        <w:jc w:val="center"/>
        <w:rPr>
          <w:rFonts w:ascii="Times New Roman" w:eastAsia="標楷體" w:hAnsi="Times New Roman" w:cs="Times New Roman"/>
          <w:szCs w:val="24"/>
        </w:rPr>
      </w:pPr>
    </w:p>
    <w:p w14:paraId="307239EE" w14:textId="33AF282A" w:rsidR="009C1D2E" w:rsidRDefault="0006494D" w:rsidP="0006494D">
      <w:pPr>
        <w:jc w:val="both"/>
        <w:rPr>
          <w:rFonts w:ascii="Times New Roman" w:eastAsia="標楷體" w:hAnsi="Times New Roman" w:cs="Times New Roman"/>
          <w:szCs w:val="24"/>
        </w:rPr>
      </w:pPr>
      <w:r w:rsidRPr="0006494D">
        <w:rPr>
          <w:rFonts w:ascii="Times New Roman" w:eastAsia="標楷體" w:hAnsi="Times New Roman" w:cs="Times New Roman" w:hint="eastAsia"/>
          <w:szCs w:val="24"/>
        </w:rPr>
        <w:t>如上表</w:t>
      </w:r>
      <w:r w:rsidR="003276B7">
        <w:rPr>
          <w:rFonts w:ascii="Times New Roman" w:eastAsia="標楷體" w:hAnsi="Times New Roman" w:cs="Times New Roman" w:hint="eastAsia"/>
          <w:szCs w:val="24"/>
        </w:rPr>
        <w:t>4.</w:t>
      </w:r>
      <w:r w:rsidRPr="0006494D">
        <w:rPr>
          <w:rFonts w:ascii="Times New Roman" w:eastAsia="標楷體" w:hAnsi="Times New Roman" w:cs="Times New Roman" w:hint="eastAsia"/>
          <w:szCs w:val="24"/>
        </w:rPr>
        <w:t xml:space="preserve">3 </w:t>
      </w:r>
      <w:r w:rsidRPr="0006494D">
        <w:rPr>
          <w:rFonts w:ascii="Times New Roman" w:eastAsia="標楷體" w:hAnsi="Times New Roman" w:cs="Times New Roman" w:hint="eastAsia"/>
          <w:szCs w:val="24"/>
        </w:rPr>
        <w:t>中給出了以九天為一次做預測值的</w:t>
      </w:r>
      <w:r w:rsidRPr="0006494D">
        <w:rPr>
          <w:rFonts w:ascii="Times New Roman" w:eastAsia="標楷體" w:hAnsi="Times New Roman" w:cs="Times New Roman" w:hint="eastAsia"/>
          <w:szCs w:val="24"/>
        </w:rPr>
        <w:t xml:space="preserve">MLP </w:t>
      </w:r>
      <w:r w:rsidRPr="0006494D">
        <w:rPr>
          <w:rFonts w:ascii="Times New Roman" w:eastAsia="標楷體" w:hAnsi="Times New Roman" w:cs="Times New Roman" w:hint="eastAsia"/>
          <w:szCs w:val="24"/>
        </w:rPr>
        <w:t>的幾種配置。訓練方法和傳遞函數分別是</w:t>
      </w:r>
      <w:r w:rsidRPr="0006494D">
        <w:rPr>
          <w:rFonts w:ascii="Times New Roman" w:eastAsia="標楷體" w:hAnsi="Times New Roman" w:cs="Times New Roman" w:hint="eastAsia"/>
          <w:szCs w:val="24"/>
        </w:rPr>
        <w:t>OSS</w:t>
      </w:r>
      <w:r w:rsidRPr="0006494D">
        <w:rPr>
          <w:rFonts w:ascii="Times New Roman" w:eastAsia="標楷體" w:hAnsi="Times New Roman" w:cs="Times New Roman" w:hint="eastAsia"/>
          <w:szCs w:val="24"/>
        </w:rPr>
        <w:t>和</w:t>
      </w:r>
      <w:r w:rsidRPr="0006494D">
        <w:rPr>
          <w:rFonts w:ascii="Times New Roman" w:eastAsia="標楷體" w:hAnsi="Times New Roman" w:cs="Times New Roman" w:hint="eastAsia"/>
          <w:szCs w:val="24"/>
        </w:rPr>
        <w:t>LOGSIG</w:t>
      </w:r>
      <w:r w:rsidRPr="0006494D">
        <w:rPr>
          <w:rFonts w:ascii="Times New Roman" w:eastAsia="標楷體" w:hAnsi="Times New Roman" w:cs="Times New Roman" w:hint="eastAsia"/>
          <w:szCs w:val="24"/>
        </w:rPr>
        <w:t>。我們發現具有三個</w:t>
      </w:r>
      <w:r w:rsidRPr="0006494D">
        <w:rPr>
          <w:rFonts w:ascii="Times New Roman" w:eastAsia="標楷體" w:hAnsi="Times New Roman" w:cs="Times New Roman"/>
          <w:szCs w:val="24"/>
        </w:rPr>
        <w:t>hidden layer</w:t>
      </w:r>
      <w:r w:rsidRPr="0006494D">
        <w:rPr>
          <w:rFonts w:ascii="Times New Roman" w:eastAsia="標楷體" w:hAnsi="Times New Roman" w:cs="Times New Roman" w:hint="eastAsia"/>
          <w:szCs w:val="24"/>
        </w:rPr>
        <w:t>和</w:t>
      </w:r>
      <w:r w:rsidRPr="0006494D">
        <w:rPr>
          <w:rFonts w:ascii="Times New Roman" w:eastAsia="標楷體" w:hAnsi="Times New Roman" w:cs="Times New Roman" w:hint="eastAsia"/>
          <w:szCs w:val="24"/>
        </w:rPr>
        <w:t>20-40-20</w:t>
      </w:r>
      <w:r w:rsidRPr="0006494D">
        <w:rPr>
          <w:rFonts w:ascii="Times New Roman" w:eastAsia="標楷體" w:hAnsi="Times New Roman" w:cs="Times New Roman" w:hint="eastAsia"/>
          <w:szCs w:val="24"/>
        </w:rPr>
        <w:t>個</w:t>
      </w:r>
      <w:r w:rsidRPr="0006494D">
        <w:rPr>
          <w:rFonts w:ascii="Times New Roman" w:eastAsia="標楷體" w:hAnsi="Times New Roman" w:cs="Times New Roman"/>
          <w:szCs w:val="24"/>
        </w:rPr>
        <w:t>hidden layer</w:t>
      </w:r>
      <w:r w:rsidRPr="0006494D">
        <w:rPr>
          <w:rFonts w:ascii="Times New Roman" w:eastAsia="標楷體" w:hAnsi="Times New Roman" w:cs="Times New Roman" w:hint="eastAsia"/>
          <w:szCs w:val="24"/>
        </w:rPr>
        <w:t>神經元的網路是最優化網路。根據表二和</w:t>
      </w:r>
      <w:proofErr w:type="gramStart"/>
      <w:r w:rsidRPr="0006494D">
        <w:rPr>
          <w:rFonts w:ascii="Times New Roman" w:eastAsia="標楷體" w:hAnsi="Times New Roman" w:cs="Times New Roman" w:hint="eastAsia"/>
          <w:szCs w:val="24"/>
        </w:rPr>
        <w:t>三</w:t>
      </w:r>
      <w:proofErr w:type="gramEnd"/>
      <w:r w:rsidRPr="0006494D">
        <w:rPr>
          <w:rFonts w:ascii="Times New Roman" w:eastAsia="標楷體" w:hAnsi="Times New Roman" w:cs="Times New Roman" w:hint="eastAsia"/>
          <w:szCs w:val="24"/>
        </w:rPr>
        <w:t>，利用前四</w:t>
      </w:r>
      <w:proofErr w:type="gramStart"/>
      <w:r w:rsidRPr="0006494D">
        <w:rPr>
          <w:rFonts w:ascii="Times New Roman" w:eastAsia="標楷體" w:hAnsi="Times New Roman" w:cs="Times New Roman" w:hint="eastAsia"/>
          <w:szCs w:val="24"/>
        </w:rPr>
        <w:t>個</w:t>
      </w:r>
      <w:proofErr w:type="gramEnd"/>
      <w:r w:rsidRPr="0006494D">
        <w:rPr>
          <w:rFonts w:ascii="Times New Roman" w:eastAsia="標楷體" w:hAnsi="Times New Roman" w:cs="Times New Roman" w:hint="eastAsia"/>
          <w:szCs w:val="24"/>
        </w:rPr>
        <w:t>工作日和前九</w:t>
      </w:r>
      <w:proofErr w:type="gramStart"/>
      <w:r w:rsidRPr="0006494D">
        <w:rPr>
          <w:rFonts w:ascii="Times New Roman" w:eastAsia="標楷體" w:hAnsi="Times New Roman" w:cs="Times New Roman" w:hint="eastAsia"/>
          <w:szCs w:val="24"/>
        </w:rPr>
        <w:t>個</w:t>
      </w:r>
      <w:proofErr w:type="gramEnd"/>
      <w:r w:rsidRPr="0006494D">
        <w:rPr>
          <w:rFonts w:ascii="Times New Roman" w:eastAsia="標楷體" w:hAnsi="Times New Roman" w:cs="Times New Roman" w:hint="eastAsia"/>
          <w:szCs w:val="24"/>
        </w:rPr>
        <w:t>工作日作為輸入參數的預測能力沒有明顯差異。</w:t>
      </w:r>
    </w:p>
    <w:p w14:paraId="7E60D5A9" w14:textId="310B95DC" w:rsidR="0006494D" w:rsidRDefault="0006494D" w:rsidP="002C2B61">
      <w:pPr>
        <w:jc w:val="both"/>
        <w:rPr>
          <w:rFonts w:ascii="Times New Roman" w:eastAsia="標楷體" w:hAnsi="Times New Roman" w:cs="Times New Roman"/>
          <w:szCs w:val="24"/>
        </w:rPr>
      </w:pPr>
    </w:p>
    <w:p w14:paraId="0055C6E1" w14:textId="39DC941C" w:rsidR="0006494D" w:rsidRPr="002C2B61" w:rsidRDefault="0006494D" w:rsidP="0006494D">
      <w:pPr>
        <w:jc w:val="both"/>
        <w:outlineLvl w:val="1"/>
        <w:rPr>
          <w:rFonts w:ascii="Times New Roman" w:eastAsia="標楷體" w:hAnsi="Times New Roman" w:cs="Times New Roman"/>
          <w:b/>
          <w:bCs/>
          <w:szCs w:val="24"/>
        </w:rPr>
      </w:pPr>
      <w:bookmarkStart w:id="42" w:name="_Toc92118237"/>
      <w:r w:rsidRPr="002C2B61">
        <w:rPr>
          <w:rFonts w:ascii="Times New Roman" w:eastAsia="標楷體" w:hAnsi="Times New Roman" w:cs="Times New Roman"/>
          <w:b/>
          <w:bCs/>
          <w:szCs w:val="24"/>
        </w:rPr>
        <w:t>4.</w:t>
      </w:r>
      <w:r>
        <w:rPr>
          <w:rFonts w:ascii="Times New Roman" w:eastAsia="標楷體" w:hAnsi="Times New Roman" w:cs="Times New Roman"/>
          <w:b/>
          <w:bCs/>
          <w:szCs w:val="24"/>
        </w:rPr>
        <w:t>2</w:t>
      </w:r>
      <w:r w:rsidRPr="002C2B61">
        <w:rPr>
          <w:rFonts w:ascii="Times New Roman" w:eastAsia="標楷體" w:hAnsi="Times New Roman" w:cs="Times New Roman"/>
          <w:b/>
          <w:bCs/>
          <w:szCs w:val="24"/>
        </w:rPr>
        <w:t xml:space="preserve"> </w:t>
      </w:r>
      <w:r w:rsidRPr="002C2B61">
        <w:rPr>
          <w:rFonts w:ascii="Times New Roman" w:eastAsia="標楷體" w:hAnsi="Times New Roman" w:cs="Times New Roman"/>
          <w:b/>
          <w:bCs/>
          <w:szCs w:val="24"/>
        </w:rPr>
        <w:t>實驗方法</w:t>
      </w:r>
      <w:bookmarkEnd w:id="42"/>
    </w:p>
    <w:p w14:paraId="18147401" w14:textId="65C61259" w:rsidR="0006494D" w:rsidRPr="0006494D" w:rsidRDefault="0006494D" w:rsidP="0006494D">
      <w:pPr>
        <w:jc w:val="both"/>
        <w:outlineLvl w:val="2"/>
        <w:rPr>
          <w:rFonts w:ascii="Times New Roman" w:eastAsia="標楷體" w:hAnsi="Times New Roman" w:cs="Times New Roman"/>
          <w:b/>
          <w:bCs/>
          <w:szCs w:val="24"/>
        </w:rPr>
      </w:pPr>
      <w:r w:rsidRPr="0006494D">
        <w:rPr>
          <w:rFonts w:ascii="Times New Roman" w:eastAsia="標楷體" w:hAnsi="Times New Roman" w:cs="Times New Roman"/>
          <w:b/>
          <w:bCs/>
          <w:szCs w:val="24"/>
        </w:rPr>
        <w:tab/>
      </w:r>
      <w:bookmarkStart w:id="43" w:name="_Toc92118238"/>
      <w:r w:rsidRPr="0006494D">
        <w:rPr>
          <w:rFonts w:ascii="Times New Roman" w:eastAsia="標楷體" w:hAnsi="Times New Roman" w:cs="Times New Roman"/>
          <w:b/>
          <w:bCs/>
          <w:szCs w:val="24"/>
        </w:rPr>
        <w:t>4.</w:t>
      </w:r>
      <w:r w:rsidR="00A20D35">
        <w:rPr>
          <w:rFonts w:ascii="Times New Roman" w:eastAsia="標楷體" w:hAnsi="Times New Roman" w:cs="Times New Roman" w:hint="eastAsia"/>
          <w:b/>
          <w:bCs/>
          <w:szCs w:val="24"/>
        </w:rPr>
        <w:t>2</w:t>
      </w:r>
      <w:r w:rsidRPr="0006494D">
        <w:rPr>
          <w:rFonts w:ascii="Times New Roman" w:eastAsia="標楷體" w:hAnsi="Times New Roman" w:cs="Times New Roman"/>
          <w:b/>
          <w:bCs/>
          <w:szCs w:val="24"/>
        </w:rPr>
        <w:t>.1 SVM</w:t>
      </w:r>
      <w:bookmarkEnd w:id="43"/>
    </w:p>
    <w:p w14:paraId="63B31B22" w14:textId="73A927A8" w:rsidR="0006494D" w:rsidRDefault="00403EF9" w:rsidP="00A20D35">
      <w:pPr>
        <w:ind w:left="480" w:firstLine="480"/>
        <w:jc w:val="both"/>
        <w:rPr>
          <w:rFonts w:ascii="Times New Roman" w:eastAsia="標楷體" w:hAnsi="Times New Roman" w:cs="Times New Roman"/>
          <w:szCs w:val="24"/>
        </w:rPr>
      </w:pPr>
      <w:proofErr w:type="gramStart"/>
      <w:r w:rsidRPr="00403EF9">
        <w:rPr>
          <w:rFonts w:ascii="Times New Roman" w:eastAsia="標楷體" w:hAnsi="Times New Roman" w:cs="Times New Roman" w:hint="eastAsia"/>
          <w:szCs w:val="24"/>
        </w:rPr>
        <w:t>本組利用</w:t>
      </w:r>
      <w:proofErr w:type="spellStart"/>
      <w:proofErr w:type="gramEnd"/>
      <w:r w:rsidRPr="00403EF9">
        <w:rPr>
          <w:rFonts w:ascii="Times New Roman" w:eastAsia="標楷體" w:hAnsi="Times New Roman" w:cs="Times New Roman" w:hint="eastAsia"/>
          <w:szCs w:val="24"/>
        </w:rPr>
        <w:t>sklearn</w:t>
      </w:r>
      <w:proofErr w:type="spellEnd"/>
      <w:r w:rsidRPr="00403EF9">
        <w:rPr>
          <w:rFonts w:ascii="Times New Roman" w:eastAsia="標楷體" w:hAnsi="Times New Roman" w:cs="Times New Roman" w:hint="eastAsia"/>
          <w:szCs w:val="24"/>
        </w:rPr>
        <w:t>之</w:t>
      </w:r>
      <w:r w:rsidRPr="00403EF9">
        <w:rPr>
          <w:rFonts w:ascii="Times New Roman" w:eastAsia="標楷體" w:hAnsi="Times New Roman" w:cs="Times New Roman" w:hint="eastAsia"/>
          <w:szCs w:val="24"/>
        </w:rPr>
        <w:t>SVM</w:t>
      </w:r>
      <w:r w:rsidRPr="00403EF9">
        <w:rPr>
          <w:rFonts w:ascii="Times New Roman" w:eastAsia="標楷體" w:hAnsi="Times New Roman" w:cs="Times New Roman" w:hint="eastAsia"/>
          <w:szCs w:val="24"/>
        </w:rPr>
        <w:t>套件，</w:t>
      </w:r>
      <w:r w:rsidR="00E92811">
        <w:rPr>
          <w:rFonts w:ascii="Times New Roman" w:eastAsia="標楷體" w:hAnsi="Times New Roman" w:cs="Times New Roman" w:hint="eastAsia"/>
          <w:szCs w:val="24"/>
        </w:rPr>
        <w:t>且由於資料是連續值，因此選用</w:t>
      </w:r>
      <w:r w:rsidR="00E92811">
        <w:rPr>
          <w:rFonts w:ascii="Times New Roman" w:eastAsia="標楷體" w:hAnsi="Times New Roman" w:cs="Times New Roman" w:hint="eastAsia"/>
          <w:szCs w:val="24"/>
        </w:rPr>
        <w:t>SVR</w:t>
      </w:r>
      <w:r w:rsidR="00E92811">
        <w:rPr>
          <w:rFonts w:ascii="Times New Roman" w:eastAsia="標楷體" w:hAnsi="Times New Roman" w:cs="Times New Roman" w:hint="eastAsia"/>
          <w:szCs w:val="24"/>
        </w:rPr>
        <w:t>進行實驗，</w:t>
      </w:r>
      <w:r w:rsidRPr="00403EF9">
        <w:rPr>
          <w:rFonts w:ascii="Times New Roman" w:eastAsia="標楷體" w:hAnsi="Times New Roman" w:cs="Times New Roman" w:hint="eastAsia"/>
          <w:szCs w:val="24"/>
        </w:rPr>
        <w:t>並</w:t>
      </w:r>
      <w:r w:rsidR="00A20D35">
        <w:rPr>
          <w:rFonts w:ascii="Times New Roman" w:eastAsia="標楷體" w:hAnsi="Times New Roman" w:cs="Times New Roman" w:hint="eastAsia"/>
          <w:szCs w:val="24"/>
        </w:rPr>
        <w:t>根據本篇論文將前</w:t>
      </w:r>
      <w:r w:rsidR="00A20D35">
        <w:rPr>
          <w:rFonts w:ascii="Times New Roman" w:eastAsia="標楷體" w:hAnsi="Times New Roman" w:cs="Times New Roman" w:hint="eastAsia"/>
          <w:szCs w:val="24"/>
        </w:rPr>
        <w:t>70</w:t>
      </w:r>
      <w:r w:rsidR="00A20D35">
        <w:rPr>
          <w:rFonts w:ascii="Times New Roman" w:eastAsia="標楷體" w:hAnsi="Times New Roman" w:cs="Times New Roman" w:hint="eastAsia"/>
          <w:szCs w:val="24"/>
        </w:rPr>
        <w:t>天</w:t>
      </w:r>
      <w:r w:rsidRPr="00403EF9">
        <w:rPr>
          <w:rFonts w:ascii="Times New Roman" w:eastAsia="標楷體" w:hAnsi="Times New Roman" w:cs="Times New Roman" w:hint="eastAsia"/>
          <w:szCs w:val="24"/>
        </w:rPr>
        <w:t>的資料集樣本個數作為訓練樣本，其餘</w:t>
      </w:r>
      <w:r w:rsidR="00A20D35">
        <w:rPr>
          <w:rFonts w:ascii="Times New Roman" w:eastAsia="標楷體" w:hAnsi="Times New Roman" w:cs="Times New Roman" w:hint="eastAsia"/>
          <w:szCs w:val="24"/>
        </w:rPr>
        <w:t>29</w:t>
      </w:r>
      <w:r w:rsidR="00A20D35">
        <w:rPr>
          <w:rFonts w:ascii="Times New Roman" w:eastAsia="標楷體" w:hAnsi="Times New Roman" w:cs="Times New Roman" w:hint="eastAsia"/>
          <w:szCs w:val="24"/>
        </w:rPr>
        <w:t>天的</w:t>
      </w:r>
      <w:r w:rsidRPr="00403EF9">
        <w:rPr>
          <w:rFonts w:ascii="Times New Roman" w:eastAsia="標楷體" w:hAnsi="Times New Roman" w:cs="Times New Roman" w:hint="eastAsia"/>
          <w:szCs w:val="24"/>
        </w:rPr>
        <w:t>資料集樣本作為測試樣本。</w:t>
      </w:r>
    </w:p>
    <w:p w14:paraId="5D4D5D14" w14:textId="63BA09DF" w:rsidR="00A20D35" w:rsidRDefault="00A20D35" w:rsidP="00A20D35">
      <w:pPr>
        <w:ind w:left="480" w:firstLine="480"/>
        <w:jc w:val="both"/>
        <w:rPr>
          <w:rFonts w:ascii="Times New Roman" w:eastAsia="標楷體" w:hAnsi="Times New Roman" w:cs="Times New Roman"/>
          <w:szCs w:val="24"/>
        </w:rPr>
      </w:pPr>
      <w:r w:rsidRPr="00A20D35">
        <w:rPr>
          <w:rFonts w:ascii="Times New Roman" w:eastAsia="標楷體" w:hAnsi="Times New Roman" w:cs="Times New Roman" w:hint="eastAsia"/>
          <w:szCs w:val="24"/>
        </w:rPr>
        <w:t>固定參數部分，皆</w:t>
      </w:r>
      <w:proofErr w:type="gramStart"/>
      <w:r w:rsidRPr="00A20D35">
        <w:rPr>
          <w:rFonts w:ascii="Times New Roman" w:eastAsia="標楷體" w:hAnsi="Times New Roman" w:cs="Times New Roman" w:hint="eastAsia"/>
          <w:szCs w:val="24"/>
        </w:rPr>
        <w:t>採</w:t>
      </w:r>
      <w:proofErr w:type="spellStart"/>
      <w:proofErr w:type="gramEnd"/>
      <w:r>
        <w:rPr>
          <w:rFonts w:ascii="Times New Roman" w:eastAsia="標楷體" w:hAnsi="Times New Roman" w:cs="Times New Roman" w:hint="eastAsia"/>
          <w:szCs w:val="24"/>
        </w:rPr>
        <w:t>s</w:t>
      </w:r>
      <w:r>
        <w:rPr>
          <w:rFonts w:ascii="Times New Roman" w:eastAsia="標楷體" w:hAnsi="Times New Roman" w:cs="Times New Roman"/>
          <w:szCs w:val="24"/>
        </w:rPr>
        <w:t>klearn</w:t>
      </w:r>
      <w:proofErr w:type="spellEnd"/>
      <w:r>
        <w:rPr>
          <w:rFonts w:ascii="Times New Roman" w:eastAsia="標楷體" w:hAnsi="Times New Roman" w:cs="Times New Roman" w:hint="eastAsia"/>
          <w:szCs w:val="24"/>
        </w:rPr>
        <w:t>套件之預設</w:t>
      </w:r>
      <w:r w:rsidRPr="00A20D35">
        <w:rPr>
          <w:rFonts w:ascii="Times New Roman" w:eastAsia="標楷體" w:hAnsi="Times New Roman" w:cs="Times New Roman" w:hint="eastAsia"/>
          <w:szCs w:val="24"/>
        </w:rPr>
        <w:t>參數，</w:t>
      </w:r>
      <w:r w:rsidRPr="00A20D35">
        <w:rPr>
          <w:rFonts w:ascii="Times New Roman" w:eastAsia="標楷體" w:hAnsi="Times New Roman" w:cs="Times New Roman" w:hint="eastAsia"/>
          <w:szCs w:val="24"/>
        </w:rPr>
        <w:t>kernel</w:t>
      </w:r>
      <w:r w:rsidRPr="00A20D35">
        <w:rPr>
          <w:rFonts w:ascii="Times New Roman" w:eastAsia="標楷體" w:hAnsi="Times New Roman" w:cs="Times New Roman" w:hint="eastAsia"/>
          <w:szCs w:val="24"/>
        </w:rPr>
        <w:t>採用</w:t>
      </w:r>
      <w:r w:rsidRPr="00A20D35">
        <w:rPr>
          <w:rFonts w:ascii="Times New Roman" w:eastAsia="標楷體" w:hAnsi="Times New Roman" w:cs="Times New Roman" w:hint="eastAsia"/>
          <w:szCs w:val="24"/>
        </w:rPr>
        <w:t>RBF</w:t>
      </w:r>
      <w:r w:rsidR="00253312">
        <w:rPr>
          <w:rFonts w:ascii="Times New Roman" w:eastAsia="標楷體" w:hAnsi="Times New Roman" w:cs="Times New Roman" w:hint="eastAsia"/>
          <w:szCs w:val="24"/>
        </w:rPr>
        <w:t>，</w:t>
      </w:r>
      <w:r w:rsidR="00253312" w:rsidRPr="00A20D35">
        <w:rPr>
          <w:rFonts w:ascii="Times New Roman" w:eastAsia="標楷體" w:hAnsi="Times New Roman" w:cs="Times New Roman" w:hint="eastAsia"/>
          <w:szCs w:val="24"/>
        </w:rPr>
        <w:t xml:space="preserve"> </w:t>
      </w:r>
      <w:r w:rsidRPr="00A20D35">
        <w:rPr>
          <w:rFonts w:ascii="Times New Roman" w:eastAsia="標楷體" w:hAnsi="Times New Roman" w:cs="Times New Roman" w:hint="eastAsia"/>
          <w:szCs w:val="24"/>
        </w:rPr>
        <w:t>C</w:t>
      </w:r>
      <w:r w:rsidRPr="00A20D35">
        <w:rPr>
          <w:rFonts w:ascii="Times New Roman" w:eastAsia="標楷體" w:hAnsi="Times New Roman" w:cs="Times New Roman" w:hint="eastAsia"/>
          <w:szCs w:val="24"/>
        </w:rPr>
        <w:t>設定為</w:t>
      </w:r>
      <w:r w:rsidRPr="00A20D35">
        <w:rPr>
          <w:rFonts w:ascii="Times New Roman" w:eastAsia="標楷體" w:hAnsi="Times New Roman" w:cs="Times New Roman" w:hint="eastAsia"/>
          <w:szCs w:val="24"/>
        </w:rPr>
        <w:t>10</w:t>
      </w:r>
      <w:r w:rsidR="00253312">
        <w:rPr>
          <w:rFonts w:ascii="Times New Roman" w:eastAsia="標楷體" w:hAnsi="Times New Roman" w:cs="Times New Roman" w:hint="eastAsia"/>
          <w:szCs w:val="24"/>
        </w:rPr>
        <w:t>00</w:t>
      </w:r>
      <w:r w:rsidRPr="00A20D35">
        <w:rPr>
          <w:rFonts w:ascii="Times New Roman" w:eastAsia="標楷體" w:hAnsi="Times New Roman" w:cs="Times New Roman" w:hint="eastAsia"/>
          <w:szCs w:val="24"/>
        </w:rPr>
        <w:t>，</w:t>
      </w:r>
      <w:r w:rsidRPr="00A20D35">
        <w:rPr>
          <w:rFonts w:ascii="Times New Roman" w:eastAsia="標楷體" w:hAnsi="Times New Roman" w:cs="Times New Roman" w:hint="eastAsia"/>
          <w:szCs w:val="24"/>
        </w:rPr>
        <w:t>gamma</w:t>
      </w:r>
      <w:r w:rsidRPr="00A20D35">
        <w:rPr>
          <w:rFonts w:ascii="Times New Roman" w:eastAsia="標楷體" w:hAnsi="Times New Roman" w:cs="Times New Roman" w:hint="eastAsia"/>
          <w:szCs w:val="24"/>
        </w:rPr>
        <w:t>為</w:t>
      </w:r>
      <w:r w:rsidRPr="00A20D35">
        <w:rPr>
          <w:rFonts w:ascii="Times New Roman" w:eastAsia="標楷體" w:hAnsi="Times New Roman" w:cs="Times New Roman" w:hint="eastAsia"/>
          <w:szCs w:val="24"/>
        </w:rPr>
        <w:t>0.1</w:t>
      </w:r>
      <w:r w:rsidRPr="00A20D35">
        <w:rPr>
          <w:rFonts w:ascii="Times New Roman" w:eastAsia="標楷體" w:hAnsi="Times New Roman" w:cs="Times New Roman" w:hint="eastAsia"/>
          <w:szCs w:val="24"/>
        </w:rPr>
        <w:t>。</w:t>
      </w:r>
    </w:p>
    <w:p w14:paraId="7319983C" w14:textId="382A8AA1" w:rsidR="00B44100" w:rsidRDefault="00B44100" w:rsidP="00A20D35">
      <w:pPr>
        <w:ind w:left="480" w:firstLine="480"/>
        <w:jc w:val="both"/>
        <w:rPr>
          <w:rFonts w:ascii="Times New Roman" w:eastAsia="標楷體" w:hAnsi="Times New Roman" w:cs="Times New Roman"/>
          <w:szCs w:val="24"/>
        </w:rPr>
      </w:pPr>
      <w:proofErr w:type="gramStart"/>
      <w:r>
        <w:rPr>
          <w:rFonts w:ascii="Times New Roman" w:eastAsia="標楷體" w:hAnsi="Times New Roman" w:cs="Times New Roman" w:hint="eastAsia"/>
          <w:szCs w:val="24"/>
        </w:rPr>
        <w:t>此外，本組</w:t>
      </w:r>
      <w:proofErr w:type="gramEnd"/>
      <w:r>
        <w:rPr>
          <w:rFonts w:ascii="Times New Roman" w:eastAsia="標楷體" w:hAnsi="Times New Roman" w:cs="Times New Roman" w:hint="eastAsia"/>
          <w:szCs w:val="24"/>
        </w:rPr>
        <w:t>在</w:t>
      </w:r>
      <w:r>
        <w:rPr>
          <w:rFonts w:ascii="Times New Roman" w:eastAsia="標楷體" w:hAnsi="Times New Roman" w:cs="Times New Roman" w:hint="eastAsia"/>
          <w:szCs w:val="24"/>
        </w:rPr>
        <w:t>SVM</w:t>
      </w:r>
      <w:r>
        <w:rPr>
          <w:rFonts w:ascii="Times New Roman" w:eastAsia="標楷體" w:hAnsi="Times New Roman" w:cs="Times New Roman" w:hint="eastAsia"/>
          <w:szCs w:val="24"/>
        </w:rPr>
        <w:t>部分採用原資料之</w:t>
      </w:r>
      <w:r>
        <w:rPr>
          <w:rFonts w:ascii="Times New Roman" w:eastAsia="標楷體" w:hAnsi="Times New Roman" w:cs="Times New Roman" w:hint="eastAsia"/>
          <w:szCs w:val="24"/>
        </w:rPr>
        <w:t>date</w:t>
      </w:r>
      <w:r>
        <w:rPr>
          <w:rFonts w:ascii="Times New Roman" w:eastAsia="標楷體" w:hAnsi="Times New Roman" w:cs="Times New Roman" w:hint="eastAsia"/>
          <w:szCs w:val="24"/>
        </w:rPr>
        <w:t>與</w:t>
      </w:r>
      <w:r>
        <w:rPr>
          <w:rFonts w:ascii="Times New Roman" w:eastAsia="標楷體" w:hAnsi="Times New Roman" w:cs="Times New Roman" w:hint="eastAsia"/>
          <w:szCs w:val="24"/>
        </w:rPr>
        <w:t>price</w:t>
      </w:r>
      <w:r>
        <w:rPr>
          <w:rFonts w:ascii="Times New Roman" w:eastAsia="標楷體" w:hAnsi="Times New Roman" w:cs="Times New Roman" w:hint="eastAsia"/>
          <w:szCs w:val="24"/>
        </w:rPr>
        <w:t>進行訓練。</w:t>
      </w:r>
    </w:p>
    <w:p w14:paraId="7168BB3E" w14:textId="792C66E3" w:rsidR="00253312" w:rsidRDefault="00253312" w:rsidP="00253312">
      <w:pPr>
        <w:ind w:left="480" w:firstLine="480"/>
        <w:jc w:val="both"/>
        <w:rPr>
          <w:rFonts w:ascii="Times New Roman" w:eastAsia="標楷體" w:hAnsi="Times New Roman" w:cs="Times New Roman"/>
          <w:szCs w:val="24"/>
        </w:rPr>
      </w:pPr>
      <w:r w:rsidRPr="00253312">
        <w:rPr>
          <w:rFonts w:ascii="Times New Roman" w:eastAsia="標楷體" w:hAnsi="Times New Roman" w:cs="Times New Roman" w:hint="eastAsia"/>
          <w:szCs w:val="24"/>
        </w:rPr>
        <w:t>以下</w:t>
      </w:r>
      <w:proofErr w:type="gramStart"/>
      <w:r w:rsidRPr="00253312">
        <w:rPr>
          <w:rFonts w:ascii="Times New Roman" w:eastAsia="標楷體" w:hAnsi="Times New Roman" w:cs="Times New Roman" w:hint="eastAsia"/>
          <w:szCs w:val="24"/>
        </w:rPr>
        <w:t>是本組</w:t>
      </w:r>
      <w:proofErr w:type="gramEnd"/>
      <w:r w:rsidRPr="00253312">
        <w:rPr>
          <w:rFonts w:ascii="Times New Roman" w:eastAsia="標楷體" w:hAnsi="Times New Roman" w:cs="Times New Roman" w:hint="eastAsia"/>
          <w:szCs w:val="24"/>
        </w:rPr>
        <w:t>SVM</w:t>
      </w:r>
      <w:r w:rsidRPr="00253312">
        <w:rPr>
          <w:rFonts w:ascii="Times New Roman" w:eastAsia="標楷體" w:hAnsi="Times New Roman" w:cs="Times New Roman" w:hint="eastAsia"/>
          <w:szCs w:val="24"/>
        </w:rPr>
        <w:t>作法</w:t>
      </w:r>
      <w:r>
        <w:rPr>
          <w:rFonts w:ascii="Times New Roman" w:eastAsia="標楷體" w:hAnsi="Times New Roman" w:cs="Times New Roman" w:hint="eastAsia"/>
          <w:szCs w:val="24"/>
        </w:rPr>
        <w:t>：</w:t>
      </w:r>
    </w:p>
    <w:p w14:paraId="37740A5A" w14:textId="05CC8A47" w:rsidR="00253312" w:rsidRPr="0006494D" w:rsidRDefault="00253312" w:rsidP="00253312">
      <w:pPr>
        <w:ind w:left="480" w:firstLine="480"/>
        <w:jc w:val="center"/>
        <w:rPr>
          <w:rFonts w:ascii="Times New Roman" w:eastAsia="標楷體" w:hAnsi="Times New Roman" w:cs="Times New Roman"/>
          <w:szCs w:val="24"/>
        </w:rPr>
      </w:pPr>
      <w:r>
        <w:rPr>
          <w:rFonts w:ascii="Times New Roman" w:eastAsia="標楷體" w:hAnsi="Times New Roman" w:cs="Times New Roman" w:hint="eastAsia"/>
          <w:noProof/>
          <w:szCs w:val="24"/>
        </w:rPr>
        <w:lastRenderedPageBreak/>
        <w:drawing>
          <wp:inline distT="0" distB="0" distL="0" distR="0" wp14:anchorId="12E16A96" wp14:editId="04C41A49">
            <wp:extent cx="3596640" cy="320040"/>
            <wp:effectExtent l="0" t="0" r="381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8">
                      <a:extLst>
                        <a:ext uri="{28A0092B-C50C-407E-A947-70E740481C1C}">
                          <a14:useLocalDpi xmlns:a14="http://schemas.microsoft.com/office/drawing/2010/main" val="0"/>
                        </a:ext>
                      </a:extLst>
                    </a:blip>
                    <a:stretch>
                      <a:fillRect/>
                    </a:stretch>
                  </pic:blipFill>
                  <pic:spPr>
                    <a:xfrm>
                      <a:off x="0" y="0"/>
                      <a:ext cx="3596640" cy="320040"/>
                    </a:xfrm>
                    <a:prstGeom prst="rect">
                      <a:avLst/>
                    </a:prstGeom>
                  </pic:spPr>
                </pic:pic>
              </a:graphicData>
            </a:graphic>
          </wp:inline>
        </w:drawing>
      </w:r>
    </w:p>
    <w:p w14:paraId="6924E035" w14:textId="77777777" w:rsidR="0006494D" w:rsidRPr="0006494D" w:rsidRDefault="0006494D" w:rsidP="0006494D">
      <w:pPr>
        <w:jc w:val="both"/>
        <w:rPr>
          <w:rFonts w:ascii="Times New Roman" w:eastAsia="標楷體" w:hAnsi="Times New Roman" w:cs="Times New Roman"/>
          <w:szCs w:val="24"/>
        </w:rPr>
      </w:pPr>
    </w:p>
    <w:p w14:paraId="46BA50EE" w14:textId="6AB2A291" w:rsidR="0006494D" w:rsidRPr="0006494D" w:rsidRDefault="0006494D" w:rsidP="0006494D">
      <w:pPr>
        <w:jc w:val="both"/>
        <w:outlineLvl w:val="2"/>
        <w:rPr>
          <w:rFonts w:ascii="Times New Roman" w:eastAsia="標楷體" w:hAnsi="Times New Roman" w:cs="Times New Roman"/>
          <w:b/>
          <w:bCs/>
          <w:szCs w:val="24"/>
        </w:rPr>
      </w:pPr>
      <w:r w:rsidRPr="0006494D">
        <w:rPr>
          <w:rFonts w:ascii="Times New Roman" w:eastAsia="標楷體" w:hAnsi="Times New Roman" w:cs="Times New Roman"/>
          <w:b/>
          <w:bCs/>
          <w:szCs w:val="24"/>
        </w:rPr>
        <w:tab/>
      </w:r>
      <w:bookmarkStart w:id="44" w:name="_Toc92118239"/>
      <w:r w:rsidRPr="0006494D">
        <w:rPr>
          <w:rFonts w:ascii="Times New Roman" w:eastAsia="標楷體" w:hAnsi="Times New Roman" w:cs="Times New Roman"/>
          <w:b/>
          <w:bCs/>
          <w:szCs w:val="24"/>
        </w:rPr>
        <w:t>4.</w:t>
      </w:r>
      <w:r w:rsidR="00A20D35">
        <w:rPr>
          <w:rFonts w:ascii="Times New Roman" w:eastAsia="標楷體" w:hAnsi="Times New Roman" w:cs="Times New Roman" w:hint="eastAsia"/>
          <w:b/>
          <w:bCs/>
          <w:szCs w:val="24"/>
        </w:rPr>
        <w:t>2</w:t>
      </w:r>
      <w:r w:rsidRPr="0006494D">
        <w:rPr>
          <w:rFonts w:ascii="Times New Roman" w:eastAsia="標楷體" w:hAnsi="Times New Roman" w:cs="Times New Roman"/>
          <w:b/>
          <w:bCs/>
          <w:szCs w:val="24"/>
        </w:rPr>
        <w:t>.2 LSTM</w:t>
      </w:r>
      <w:bookmarkEnd w:id="44"/>
    </w:p>
    <w:p w14:paraId="161477B5" w14:textId="0D508FC1" w:rsidR="00A47A6D" w:rsidRPr="00A47A6D" w:rsidRDefault="00E75E17" w:rsidP="00A47A6D">
      <w:pPr>
        <w:ind w:left="480" w:firstLine="480"/>
        <w:jc w:val="both"/>
        <w:rPr>
          <w:rFonts w:ascii="Times New Roman" w:eastAsia="標楷體" w:hAnsi="Times New Roman" w:cs="Times New Roman" w:hint="eastAsia"/>
          <w:szCs w:val="24"/>
        </w:rPr>
      </w:pPr>
      <w:r w:rsidRPr="00A47A6D">
        <w:rPr>
          <w:rFonts w:ascii="Times New Roman" w:eastAsia="標楷體" w:hAnsi="Times New Roman" w:cs="Times New Roman" w:hint="eastAsia"/>
          <w:szCs w:val="24"/>
        </w:rPr>
        <w:t>由於資料是具有時間性的，因此選用</w:t>
      </w:r>
      <w:r w:rsidRPr="00A47A6D">
        <w:rPr>
          <w:rFonts w:ascii="Times New Roman" w:eastAsia="標楷體" w:hAnsi="Times New Roman" w:cs="Times New Roman" w:hint="eastAsia"/>
          <w:szCs w:val="24"/>
        </w:rPr>
        <w:t>LSTM</w:t>
      </w:r>
      <w:r w:rsidRPr="00A47A6D">
        <w:rPr>
          <w:rFonts w:ascii="Times New Roman" w:eastAsia="標楷體" w:hAnsi="Times New Roman" w:cs="Times New Roman" w:hint="eastAsia"/>
          <w:szCs w:val="24"/>
        </w:rPr>
        <w:t>來做實驗，</w:t>
      </w:r>
      <w:proofErr w:type="gramStart"/>
      <w:r w:rsidR="0006494D" w:rsidRPr="0006494D">
        <w:rPr>
          <w:rFonts w:ascii="Times New Roman" w:eastAsia="標楷體" w:hAnsi="Times New Roman" w:cs="Times New Roman"/>
          <w:szCs w:val="24"/>
        </w:rPr>
        <w:t>本</w:t>
      </w:r>
      <w:r w:rsidR="00A47A6D" w:rsidRPr="00A47A6D">
        <w:rPr>
          <w:rFonts w:ascii="Times New Roman" w:eastAsia="標楷體" w:hAnsi="Times New Roman" w:cs="Times New Roman" w:hint="eastAsia"/>
          <w:szCs w:val="24"/>
        </w:rPr>
        <w:t>組使用</w:t>
      </w:r>
      <w:proofErr w:type="spellStart"/>
      <w:proofErr w:type="gramEnd"/>
      <w:r w:rsidR="00A47A6D" w:rsidRPr="00A47A6D">
        <w:rPr>
          <w:rFonts w:ascii="Times New Roman" w:eastAsia="標楷體" w:hAnsi="Times New Roman" w:cs="Times New Roman" w:hint="eastAsia"/>
          <w:szCs w:val="24"/>
        </w:rPr>
        <w:t>keras</w:t>
      </w:r>
      <w:proofErr w:type="spellEnd"/>
      <w:r w:rsidR="00A47A6D" w:rsidRPr="00A47A6D">
        <w:rPr>
          <w:rFonts w:ascii="Times New Roman" w:eastAsia="標楷體" w:hAnsi="Times New Roman" w:cs="Times New Roman" w:hint="eastAsia"/>
          <w:szCs w:val="24"/>
        </w:rPr>
        <w:t>之</w:t>
      </w:r>
      <w:r w:rsidR="00A47A6D" w:rsidRPr="00A47A6D">
        <w:rPr>
          <w:rFonts w:ascii="Times New Roman" w:eastAsia="標楷體" w:hAnsi="Times New Roman" w:cs="Times New Roman" w:hint="eastAsia"/>
          <w:szCs w:val="24"/>
        </w:rPr>
        <w:t xml:space="preserve"> LSTM</w:t>
      </w:r>
      <w:r w:rsidR="00A47A6D" w:rsidRPr="00A47A6D">
        <w:rPr>
          <w:rFonts w:ascii="Times New Roman" w:eastAsia="標楷體" w:hAnsi="Times New Roman" w:cs="Times New Roman" w:hint="eastAsia"/>
          <w:szCs w:val="24"/>
        </w:rPr>
        <w:t>套件，並根據本篇論文來將前</w:t>
      </w:r>
      <w:r w:rsidR="00A47A6D" w:rsidRPr="00A47A6D">
        <w:rPr>
          <w:rFonts w:ascii="Times New Roman" w:eastAsia="標楷體" w:hAnsi="Times New Roman" w:cs="Times New Roman" w:hint="eastAsia"/>
          <w:szCs w:val="24"/>
        </w:rPr>
        <w:t>70</w:t>
      </w:r>
      <w:r w:rsidR="00A47A6D" w:rsidRPr="00A47A6D">
        <w:rPr>
          <w:rFonts w:ascii="Times New Roman" w:eastAsia="標楷體" w:hAnsi="Times New Roman" w:cs="Times New Roman" w:hint="eastAsia"/>
          <w:szCs w:val="24"/>
        </w:rPr>
        <w:t>天資料個數來做訓練集，其餘</w:t>
      </w:r>
      <w:r w:rsidR="00A47A6D" w:rsidRPr="00A47A6D">
        <w:rPr>
          <w:rFonts w:ascii="Times New Roman" w:eastAsia="標楷體" w:hAnsi="Times New Roman" w:cs="Times New Roman" w:hint="eastAsia"/>
          <w:szCs w:val="24"/>
        </w:rPr>
        <w:t>29</w:t>
      </w:r>
      <w:r w:rsidR="00A47A6D" w:rsidRPr="00A47A6D">
        <w:rPr>
          <w:rFonts w:ascii="Times New Roman" w:eastAsia="標楷體" w:hAnsi="Times New Roman" w:cs="Times New Roman" w:hint="eastAsia"/>
          <w:szCs w:val="24"/>
        </w:rPr>
        <w:t>天來做測試資料集。</w:t>
      </w:r>
    </w:p>
    <w:p w14:paraId="74BFA814" w14:textId="1EB0BF51" w:rsidR="0006494D" w:rsidRDefault="00A47A6D" w:rsidP="00A47A6D">
      <w:pPr>
        <w:ind w:left="480" w:firstLine="480"/>
        <w:jc w:val="both"/>
        <w:rPr>
          <w:rFonts w:ascii="Times New Roman" w:eastAsia="標楷體" w:hAnsi="Times New Roman" w:cs="Times New Roman"/>
          <w:szCs w:val="24"/>
        </w:rPr>
      </w:pPr>
      <w:r w:rsidRPr="00A47A6D">
        <w:rPr>
          <w:rFonts w:ascii="Times New Roman" w:eastAsia="標楷體" w:hAnsi="Times New Roman" w:cs="Times New Roman" w:hint="eastAsia"/>
          <w:szCs w:val="24"/>
        </w:rPr>
        <w:t>在模型參數的部分，我們設定</w:t>
      </w:r>
      <w:r w:rsidRPr="00A47A6D">
        <w:rPr>
          <w:rFonts w:ascii="Times New Roman" w:eastAsia="標楷體" w:hAnsi="Times New Roman" w:cs="Times New Roman" w:hint="eastAsia"/>
          <w:szCs w:val="24"/>
        </w:rPr>
        <w:t>time step</w:t>
      </w:r>
      <w:r w:rsidRPr="00A47A6D">
        <w:rPr>
          <w:rFonts w:ascii="Times New Roman" w:eastAsia="標楷體" w:hAnsi="Times New Roman" w:cs="Times New Roman" w:hint="eastAsia"/>
          <w:szCs w:val="24"/>
        </w:rPr>
        <w:t>為</w:t>
      </w:r>
      <w:r w:rsidRPr="00A47A6D">
        <w:rPr>
          <w:rFonts w:ascii="Times New Roman" w:eastAsia="標楷體" w:hAnsi="Times New Roman" w:cs="Times New Roman" w:hint="eastAsia"/>
          <w:szCs w:val="24"/>
        </w:rPr>
        <w:t>4</w:t>
      </w:r>
      <w:r w:rsidRPr="00A47A6D">
        <w:rPr>
          <w:rFonts w:ascii="Times New Roman" w:eastAsia="標楷體" w:hAnsi="Times New Roman" w:cs="Times New Roman" w:hint="eastAsia"/>
          <w:szCs w:val="24"/>
        </w:rPr>
        <w:t>，設定此值是為了跟論文設定</w:t>
      </w:r>
      <w:r w:rsidRPr="00A47A6D">
        <w:rPr>
          <w:rFonts w:ascii="Times New Roman" w:eastAsia="標楷體" w:hAnsi="Times New Roman" w:cs="Times New Roman" w:hint="eastAsia"/>
          <w:szCs w:val="24"/>
        </w:rPr>
        <w:t>4</w:t>
      </w:r>
      <w:r w:rsidRPr="00A47A6D">
        <w:rPr>
          <w:rFonts w:ascii="Times New Roman" w:eastAsia="標楷體" w:hAnsi="Times New Roman" w:cs="Times New Roman" w:hint="eastAsia"/>
          <w:szCs w:val="24"/>
        </w:rPr>
        <w:t>天為一個時間預測單位，並且此</w:t>
      </w:r>
      <w:r w:rsidRPr="00A47A6D">
        <w:rPr>
          <w:rFonts w:ascii="Times New Roman" w:eastAsia="標楷體" w:hAnsi="Times New Roman" w:cs="Times New Roman" w:hint="eastAsia"/>
          <w:szCs w:val="24"/>
        </w:rPr>
        <w:t>LSTM</w:t>
      </w:r>
      <w:r w:rsidRPr="00A47A6D">
        <w:rPr>
          <w:rFonts w:ascii="Times New Roman" w:eastAsia="標楷體" w:hAnsi="Times New Roman" w:cs="Times New Roman" w:hint="eastAsia"/>
          <w:szCs w:val="24"/>
        </w:rPr>
        <w:t>採用</w:t>
      </w:r>
      <w:r w:rsidRPr="00A47A6D">
        <w:rPr>
          <w:rFonts w:ascii="Times New Roman" w:eastAsia="標楷體" w:hAnsi="Times New Roman" w:cs="Times New Roman" w:hint="eastAsia"/>
          <w:szCs w:val="24"/>
        </w:rPr>
        <w:t>2</w:t>
      </w:r>
      <w:r w:rsidRPr="00A47A6D">
        <w:rPr>
          <w:rFonts w:ascii="Times New Roman" w:eastAsia="標楷體" w:hAnsi="Times New Roman" w:cs="Times New Roman" w:hint="eastAsia"/>
          <w:szCs w:val="24"/>
        </w:rPr>
        <w:t>層隱藏層，第一層</w:t>
      </w:r>
      <w:r w:rsidRPr="00A47A6D">
        <w:rPr>
          <w:rFonts w:ascii="Times New Roman" w:eastAsia="標楷體" w:hAnsi="Times New Roman" w:cs="Times New Roman" w:hint="eastAsia"/>
          <w:szCs w:val="24"/>
        </w:rPr>
        <w:t>150</w:t>
      </w:r>
      <w:r w:rsidRPr="00A47A6D">
        <w:rPr>
          <w:rFonts w:ascii="Times New Roman" w:eastAsia="標楷體" w:hAnsi="Times New Roman" w:cs="Times New Roman" w:hint="eastAsia"/>
          <w:szCs w:val="24"/>
        </w:rPr>
        <w:t>個神經元，第二層</w:t>
      </w:r>
      <w:r w:rsidRPr="00A47A6D">
        <w:rPr>
          <w:rFonts w:ascii="Times New Roman" w:eastAsia="標楷體" w:hAnsi="Times New Roman" w:cs="Times New Roman" w:hint="eastAsia"/>
          <w:szCs w:val="24"/>
        </w:rPr>
        <w:t>60</w:t>
      </w:r>
      <w:r w:rsidRPr="00A47A6D">
        <w:rPr>
          <w:rFonts w:ascii="Times New Roman" w:eastAsia="標楷體" w:hAnsi="Times New Roman" w:cs="Times New Roman" w:hint="eastAsia"/>
          <w:szCs w:val="24"/>
        </w:rPr>
        <w:t>神經元，其</w:t>
      </w:r>
      <w:r w:rsidRPr="00A47A6D">
        <w:rPr>
          <w:rFonts w:ascii="Times New Roman" w:eastAsia="標楷體" w:hAnsi="Times New Roman" w:cs="Times New Roman" w:hint="eastAsia"/>
          <w:szCs w:val="24"/>
        </w:rPr>
        <w:t>epochs=1000</w:t>
      </w:r>
      <w:r w:rsidRPr="00A47A6D">
        <w:rPr>
          <w:rFonts w:ascii="Times New Roman" w:eastAsia="標楷體" w:hAnsi="Times New Roman" w:cs="Times New Roman" w:hint="eastAsia"/>
          <w:szCs w:val="24"/>
        </w:rPr>
        <w:t>，並且</w:t>
      </w:r>
      <w:proofErr w:type="spellStart"/>
      <w:r w:rsidRPr="00A47A6D">
        <w:rPr>
          <w:rFonts w:ascii="Times New Roman" w:eastAsia="標楷體" w:hAnsi="Times New Roman" w:cs="Times New Roman" w:hint="eastAsia"/>
          <w:szCs w:val="24"/>
        </w:rPr>
        <w:t>batch_size</w:t>
      </w:r>
      <w:proofErr w:type="spellEnd"/>
      <w:r w:rsidRPr="00A47A6D">
        <w:rPr>
          <w:rFonts w:ascii="Times New Roman" w:eastAsia="標楷體" w:hAnsi="Times New Roman" w:cs="Times New Roman" w:hint="eastAsia"/>
          <w:szCs w:val="24"/>
        </w:rPr>
        <w:t xml:space="preserve"> =5</w:t>
      </w:r>
      <w:r w:rsidRPr="00A47A6D">
        <w:rPr>
          <w:rFonts w:ascii="Times New Roman" w:eastAsia="標楷體" w:hAnsi="Times New Roman" w:cs="Times New Roman" w:hint="eastAsia"/>
          <w:szCs w:val="24"/>
        </w:rPr>
        <w:t>，最後用</w:t>
      </w:r>
      <w:r w:rsidRPr="00A47A6D">
        <w:rPr>
          <w:rFonts w:ascii="Times New Roman" w:eastAsia="標楷體" w:hAnsi="Times New Roman" w:cs="Times New Roman" w:hint="eastAsia"/>
          <w:szCs w:val="24"/>
        </w:rPr>
        <w:t>mean-squared</w:t>
      </w:r>
      <w:proofErr w:type="gramStart"/>
      <w:r w:rsidRPr="00A47A6D">
        <w:rPr>
          <w:rFonts w:ascii="Times New Roman" w:eastAsia="標楷體" w:hAnsi="Times New Roman" w:cs="Times New Roman" w:hint="eastAsia"/>
          <w:szCs w:val="24"/>
        </w:rPr>
        <w:t>來做梯度</w:t>
      </w:r>
      <w:proofErr w:type="gramEnd"/>
      <w:r w:rsidRPr="00A47A6D">
        <w:rPr>
          <w:rFonts w:ascii="Times New Roman" w:eastAsia="標楷體" w:hAnsi="Times New Roman" w:cs="Times New Roman" w:hint="eastAsia"/>
          <w:szCs w:val="24"/>
        </w:rPr>
        <w:t>下降，如下圖所示</w:t>
      </w:r>
      <w:r w:rsidR="006E1046">
        <w:rPr>
          <w:rFonts w:ascii="Times New Roman" w:eastAsia="標楷體" w:hAnsi="Times New Roman" w:cs="Times New Roman" w:hint="eastAsia"/>
          <w:szCs w:val="24"/>
        </w:rPr>
        <w:t>：</w:t>
      </w:r>
      <w:r w:rsidR="00105B27">
        <w:rPr>
          <w:rFonts w:ascii="Times New Roman" w:eastAsia="標楷體" w:hAnsi="Times New Roman" w:cs="Times New Roman"/>
          <w:szCs w:val="24"/>
        </w:rPr>
        <w:br/>
      </w:r>
    </w:p>
    <w:p w14:paraId="26D74DF7" w14:textId="4A0D912F" w:rsidR="00A47A6D" w:rsidRPr="0006494D" w:rsidRDefault="00A47A6D" w:rsidP="00105B27">
      <w:pPr>
        <w:jc w:val="center"/>
        <w:rPr>
          <w:rFonts w:ascii="Times New Roman" w:eastAsia="標楷體" w:hAnsi="Times New Roman" w:cs="Times New Roman"/>
          <w:szCs w:val="24"/>
        </w:rPr>
      </w:pPr>
      <w:r>
        <w:rPr>
          <w:rFonts w:ascii="Times New Roman" w:eastAsia="標楷體" w:hAnsi="Times New Roman" w:cs="Times New Roman"/>
          <w:noProof/>
          <w:szCs w:val="24"/>
        </w:rPr>
        <w:drawing>
          <wp:inline distT="0" distB="0" distL="0" distR="0" wp14:anchorId="05878AB9" wp14:editId="0616EB71">
            <wp:extent cx="4709768" cy="1819039"/>
            <wp:effectExtent l="0" t="0" r="0" b="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4730597" cy="1827084"/>
                    </a:xfrm>
                    <a:prstGeom prst="rect">
                      <a:avLst/>
                    </a:prstGeom>
                  </pic:spPr>
                </pic:pic>
              </a:graphicData>
            </a:graphic>
          </wp:inline>
        </w:drawing>
      </w:r>
    </w:p>
    <w:p w14:paraId="2480E820" w14:textId="75BB6281" w:rsidR="0006494D" w:rsidRPr="0006494D" w:rsidRDefault="0006494D" w:rsidP="002C2B61">
      <w:pPr>
        <w:jc w:val="both"/>
        <w:rPr>
          <w:rFonts w:ascii="Times New Roman" w:eastAsia="標楷體" w:hAnsi="Times New Roman" w:cs="Times New Roman"/>
          <w:szCs w:val="24"/>
        </w:rPr>
      </w:pPr>
    </w:p>
    <w:p w14:paraId="0FF7EC4D" w14:textId="20B6CA97" w:rsidR="00B44100" w:rsidRPr="00B44100" w:rsidRDefault="00B44100" w:rsidP="00B44100">
      <w:pPr>
        <w:jc w:val="both"/>
        <w:outlineLvl w:val="1"/>
        <w:rPr>
          <w:rFonts w:ascii="Times New Roman" w:eastAsia="標楷體" w:hAnsi="Times New Roman" w:cs="Times New Roman"/>
          <w:b/>
          <w:bCs/>
          <w:szCs w:val="24"/>
        </w:rPr>
      </w:pPr>
      <w:bookmarkStart w:id="45" w:name="_Toc60099884"/>
      <w:bookmarkStart w:id="46" w:name="_Toc92118240"/>
      <w:r w:rsidRPr="00B44100">
        <w:rPr>
          <w:rFonts w:ascii="Times New Roman" w:eastAsia="標楷體" w:hAnsi="Times New Roman" w:cs="Times New Roman"/>
          <w:b/>
          <w:bCs/>
          <w:szCs w:val="24"/>
        </w:rPr>
        <w:t>4.</w:t>
      </w:r>
      <w:r>
        <w:rPr>
          <w:rFonts w:ascii="Times New Roman" w:eastAsia="標楷體" w:hAnsi="Times New Roman" w:cs="Times New Roman" w:hint="eastAsia"/>
          <w:b/>
          <w:bCs/>
          <w:szCs w:val="24"/>
        </w:rPr>
        <w:t>3</w:t>
      </w:r>
      <w:r w:rsidRPr="00B44100">
        <w:rPr>
          <w:rFonts w:ascii="Times New Roman" w:eastAsia="標楷體" w:hAnsi="Times New Roman" w:cs="Times New Roman" w:hint="eastAsia"/>
          <w:b/>
          <w:bCs/>
          <w:szCs w:val="24"/>
        </w:rPr>
        <w:t>結果比較</w:t>
      </w:r>
      <w:bookmarkEnd w:id="45"/>
      <w:bookmarkEnd w:id="46"/>
    </w:p>
    <w:p w14:paraId="30BED49E" w14:textId="3E22034D" w:rsidR="0006494D" w:rsidRDefault="009F4332" w:rsidP="002C2B61">
      <w:pPr>
        <w:jc w:val="both"/>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圖</w:t>
      </w:r>
      <w:r>
        <w:rPr>
          <w:rFonts w:ascii="Times New Roman" w:eastAsia="標楷體" w:hAnsi="Times New Roman" w:cs="Times New Roman" w:hint="eastAsia"/>
          <w:szCs w:val="24"/>
        </w:rPr>
        <w:t>4.</w:t>
      </w:r>
      <w:r w:rsidR="006E1046">
        <w:rPr>
          <w:rFonts w:ascii="Times New Roman" w:eastAsia="標楷體" w:hAnsi="Times New Roman" w:cs="Times New Roman"/>
          <w:szCs w:val="24"/>
        </w:rPr>
        <w:t>1</w:t>
      </w:r>
      <w:r>
        <w:rPr>
          <w:rFonts w:ascii="Times New Roman" w:eastAsia="標楷體" w:hAnsi="Times New Roman" w:cs="Times New Roman" w:hint="eastAsia"/>
          <w:szCs w:val="24"/>
        </w:rPr>
        <w:t>為使用</w:t>
      </w:r>
      <w:r>
        <w:rPr>
          <w:rFonts w:ascii="Times New Roman" w:eastAsia="標楷體" w:hAnsi="Times New Roman" w:cs="Times New Roman" w:hint="eastAsia"/>
          <w:szCs w:val="24"/>
        </w:rPr>
        <w:t>SVM</w:t>
      </w:r>
      <w:r>
        <w:rPr>
          <w:rFonts w:ascii="Times New Roman" w:eastAsia="標楷體" w:hAnsi="Times New Roman" w:cs="Times New Roman" w:hint="eastAsia"/>
          <w:szCs w:val="24"/>
        </w:rPr>
        <w:t>之預測結果與原資料進行比較，其結果之</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值為</w:t>
      </w:r>
      <w:r w:rsidRPr="009F4332">
        <w:rPr>
          <w:rFonts w:ascii="Times New Roman" w:eastAsia="標楷體" w:hAnsi="Times New Roman" w:cs="Times New Roman"/>
          <w:szCs w:val="24"/>
        </w:rPr>
        <w:t>0.9776</w:t>
      </w:r>
      <w:r w:rsidR="00105B27">
        <w:rPr>
          <w:rFonts w:ascii="Times New Roman" w:eastAsia="標楷體" w:hAnsi="Times New Roman" w:cs="Times New Roman" w:hint="eastAsia"/>
          <w:szCs w:val="24"/>
        </w:rPr>
        <w:t>。</w:t>
      </w:r>
    </w:p>
    <w:p w14:paraId="39E5647C" w14:textId="77777777" w:rsidR="00DB719F" w:rsidRDefault="00DB719F" w:rsidP="002C2B61">
      <w:pPr>
        <w:jc w:val="both"/>
        <w:rPr>
          <w:rFonts w:ascii="Times New Roman" w:eastAsia="標楷體" w:hAnsi="Times New Roman" w:cs="Times New Roman" w:hint="eastAsia"/>
          <w:szCs w:val="24"/>
        </w:rPr>
      </w:pPr>
    </w:p>
    <w:p w14:paraId="11D940D7" w14:textId="18612E4E" w:rsidR="00B44100" w:rsidRDefault="00B44100" w:rsidP="00B44100">
      <w:pPr>
        <w:jc w:val="center"/>
        <w:rPr>
          <w:rFonts w:ascii="Times New Roman" w:eastAsia="標楷體" w:hAnsi="Times New Roman" w:cs="Times New Roman"/>
          <w:szCs w:val="24"/>
        </w:rPr>
      </w:pPr>
      <w:r>
        <w:rPr>
          <w:rFonts w:ascii="Times New Roman" w:eastAsia="標楷體" w:hAnsi="Times New Roman" w:cs="Times New Roman"/>
          <w:noProof/>
          <w:szCs w:val="24"/>
        </w:rPr>
        <w:drawing>
          <wp:inline distT="0" distB="0" distL="0" distR="0" wp14:anchorId="2BAE9AC1" wp14:editId="713A46C6">
            <wp:extent cx="5274310" cy="2680335"/>
            <wp:effectExtent l="0" t="0" r="254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0">
                      <a:extLst>
                        <a:ext uri="{28A0092B-C50C-407E-A947-70E740481C1C}">
                          <a14:useLocalDpi xmlns:a14="http://schemas.microsoft.com/office/drawing/2010/main" val="0"/>
                        </a:ext>
                      </a:extLst>
                    </a:blip>
                    <a:stretch>
                      <a:fillRect/>
                    </a:stretch>
                  </pic:blipFill>
                  <pic:spPr>
                    <a:xfrm>
                      <a:off x="0" y="0"/>
                      <a:ext cx="5274310" cy="2680335"/>
                    </a:xfrm>
                    <a:prstGeom prst="rect">
                      <a:avLst/>
                    </a:prstGeom>
                  </pic:spPr>
                </pic:pic>
              </a:graphicData>
            </a:graphic>
          </wp:inline>
        </w:drawing>
      </w:r>
    </w:p>
    <w:p w14:paraId="633A1DEE" w14:textId="3E8DA45F" w:rsidR="009F4332" w:rsidRDefault="009F4332" w:rsidP="00B44100">
      <w:pPr>
        <w:jc w:val="center"/>
        <w:rPr>
          <w:rFonts w:ascii="Times New Roman" w:eastAsia="標楷體" w:hAnsi="Times New Roman" w:cs="Times New Roman"/>
          <w:szCs w:val="24"/>
        </w:rPr>
      </w:pPr>
      <w:r>
        <w:rPr>
          <w:rFonts w:ascii="Times New Roman" w:eastAsia="標楷體" w:hAnsi="Times New Roman" w:cs="Times New Roman" w:hint="eastAsia"/>
          <w:szCs w:val="24"/>
        </w:rPr>
        <w:t>圖</w:t>
      </w:r>
      <w:r w:rsidRPr="003276B7">
        <w:rPr>
          <w:rFonts w:ascii="Times New Roman" w:eastAsia="標楷體" w:hAnsi="Times New Roman" w:cs="Times New Roman"/>
          <w:szCs w:val="24"/>
        </w:rPr>
        <w:t>4.</w:t>
      </w:r>
      <w:r w:rsidR="006E1046">
        <w:rPr>
          <w:rFonts w:ascii="Times New Roman" w:eastAsia="標楷體" w:hAnsi="Times New Roman" w:cs="Times New Roman"/>
          <w:szCs w:val="24"/>
        </w:rPr>
        <w:t>1</w:t>
      </w:r>
      <w:r>
        <w:rPr>
          <w:rFonts w:ascii="Times New Roman" w:eastAsia="標楷體" w:hAnsi="Times New Roman" w:cs="Times New Roman" w:hint="eastAsia"/>
          <w:szCs w:val="24"/>
        </w:rPr>
        <w:t xml:space="preserve"> SVM</w:t>
      </w:r>
      <w:r>
        <w:rPr>
          <w:rFonts w:ascii="Times New Roman" w:eastAsia="標楷體" w:hAnsi="Times New Roman" w:cs="Times New Roman" w:hint="eastAsia"/>
          <w:szCs w:val="24"/>
        </w:rPr>
        <w:t>結果</w:t>
      </w:r>
    </w:p>
    <w:p w14:paraId="034446C9" w14:textId="6D5C3AF3" w:rsidR="00105B27" w:rsidRDefault="00105B27">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2509D5CE" w14:textId="750E9E9B" w:rsidR="00105B27" w:rsidRDefault="00105B27" w:rsidP="00105B27">
      <w:pPr>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lastRenderedPageBreak/>
        <w:t>圖</w:t>
      </w:r>
      <w:r>
        <w:rPr>
          <w:rFonts w:ascii="Times New Roman" w:eastAsia="標楷體" w:hAnsi="Times New Roman" w:cs="Times New Roman" w:hint="eastAsia"/>
          <w:szCs w:val="24"/>
        </w:rPr>
        <w:t>4.2</w:t>
      </w:r>
      <w:r>
        <w:rPr>
          <w:rFonts w:ascii="Times New Roman" w:eastAsia="標楷體" w:hAnsi="Times New Roman" w:cs="Times New Roman" w:hint="eastAsia"/>
          <w:szCs w:val="24"/>
        </w:rPr>
        <w:t>為使用</w:t>
      </w:r>
      <w:r>
        <w:rPr>
          <w:rFonts w:ascii="Times New Roman" w:eastAsia="標楷體" w:hAnsi="Times New Roman" w:cs="Times New Roman" w:hint="eastAsia"/>
          <w:szCs w:val="24"/>
        </w:rPr>
        <w:t>LSTM</w:t>
      </w:r>
      <w:r>
        <w:rPr>
          <w:rFonts w:ascii="Times New Roman" w:eastAsia="標楷體" w:hAnsi="Times New Roman" w:cs="Times New Roman" w:hint="eastAsia"/>
          <w:szCs w:val="24"/>
        </w:rPr>
        <w:t>之預測結果與原資料進行比較，並且此為全部的股市資料，其結果如下</w:t>
      </w:r>
      <w:r>
        <w:rPr>
          <w:rFonts w:ascii="Times New Roman" w:eastAsia="標楷體" w:hAnsi="Times New Roman" w:cs="Times New Roman" w:hint="eastAsia"/>
          <w:szCs w:val="24"/>
        </w:rPr>
        <w:t>：</w:t>
      </w:r>
    </w:p>
    <w:p w14:paraId="4CE78BE8" w14:textId="77777777" w:rsidR="00414B9D" w:rsidRDefault="00414B9D" w:rsidP="00105B27">
      <w:pPr>
        <w:ind w:firstLine="480"/>
        <w:jc w:val="both"/>
        <w:rPr>
          <w:rFonts w:ascii="Times New Roman" w:eastAsia="標楷體" w:hAnsi="Times New Roman" w:cs="Times New Roman" w:hint="eastAsia"/>
          <w:szCs w:val="24"/>
        </w:rPr>
      </w:pPr>
    </w:p>
    <w:p w14:paraId="64E905DE" w14:textId="1E8DEBB0" w:rsidR="00105B27" w:rsidRDefault="00105B27" w:rsidP="00105B27">
      <w:pPr>
        <w:ind w:firstLine="480"/>
        <w:jc w:val="center"/>
        <w:rPr>
          <w:rFonts w:ascii="Times New Roman" w:eastAsia="標楷體" w:hAnsi="Times New Roman" w:cs="Times New Roman"/>
          <w:szCs w:val="24"/>
        </w:rPr>
      </w:pPr>
      <w:r>
        <w:rPr>
          <w:rFonts w:ascii="Times New Roman" w:eastAsia="標楷體" w:hAnsi="Times New Roman" w:cs="Times New Roman"/>
          <w:noProof/>
          <w:szCs w:val="24"/>
        </w:rPr>
        <w:drawing>
          <wp:inline distT="0" distB="0" distL="0" distR="0" wp14:anchorId="11807664" wp14:editId="084AA257">
            <wp:extent cx="4142095" cy="269367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rotWithShape="1">
                    <a:blip r:embed="rId21">
                      <a:extLst>
                        <a:ext uri="{28A0092B-C50C-407E-A947-70E740481C1C}">
                          <a14:useLocalDpi xmlns:a14="http://schemas.microsoft.com/office/drawing/2010/main" val="0"/>
                        </a:ext>
                      </a:extLst>
                    </a:blip>
                    <a:srcRect l="972" r="699"/>
                    <a:stretch/>
                  </pic:blipFill>
                  <pic:spPr bwMode="auto">
                    <a:xfrm>
                      <a:off x="0" y="0"/>
                      <a:ext cx="4143497" cy="2694582"/>
                    </a:xfrm>
                    <a:prstGeom prst="rect">
                      <a:avLst/>
                    </a:prstGeom>
                    <a:ln>
                      <a:noFill/>
                    </a:ln>
                    <a:extLst>
                      <a:ext uri="{53640926-AAD7-44D8-BBD7-CCE9431645EC}">
                        <a14:shadowObscured xmlns:a14="http://schemas.microsoft.com/office/drawing/2010/main"/>
                      </a:ext>
                    </a:extLst>
                  </pic:spPr>
                </pic:pic>
              </a:graphicData>
            </a:graphic>
          </wp:inline>
        </w:drawing>
      </w:r>
    </w:p>
    <w:p w14:paraId="2AED1C6D" w14:textId="52231403" w:rsidR="00105B27" w:rsidRDefault="00105B27" w:rsidP="00105B27">
      <w:pPr>
        <w:jc w:val="center"/>
        <w:rPr>
          <w:rFonts w:ascii="Times New Roman" w:eastAsia="標楷體" w:hAnsi="Times New Roman" w:cs="Times New Roman"/>
          <w:szCs w:val="24"/>
        </w:rPr>
      </w:pPr>
      <w:r>
        <w:rPr>
          <w:rFonts w:ascii="Times New Roman" w:eastAsia="標楷體" w:hAnsi="Times New Roman" w:cs="Times New Roman" w:hint="eastAsia"/>
          <w:szCs w:val="24"/>
        </w:rPr>
        <w:t>圖</w:t>
      </w:r>
      <w:r w:rsidRPr="003276B7">
        <w:rPr>
          <w:rFonts w:ascii="Times New Roman" w:eastAsia="標楷體" w:hAnsi="Times New Roman" w:cs="Times New Roman"/>
          <w:szCs w:val="24"/>
        </w:rPr>
        <w:t>4.</w:t>
      </w:r>
      <w:r>
        <w:rPr>
          <w:rFonts w:ascii="Times New Roman" w:eastAsia="標楷體" w:hAnsi="Times New Roman" w:cs="Times New Roman" w:hint="eastAsia"/>
          <w:szCs w:val="24"/>
        </w:rPr>
        <w:t>2 LSTM</w:t>
      </w:r>
      <w:r>
        <w:rPr>
          <w:rFonts w:ascii="Times New Roman" w:eastAsia="標楷體" w:hAnsi="Times New Roman" w:cs="Times New Roman" w:hint="eastAsia"/>
          <w:szCs w:val="24"/>
        </w:rPr>
        <w:t>所有資料結果</w:t>
      </w:r>
    </w:p>
    <w:p w14:paraId="4597764F" w14:textId="0DD826DB" w:rsidR="00105B27" w:rsidRDefault="00105B27" w:rsidP="00105B27">
      <w:pPr>
        <w:ind w:firstLine="480"/>
        <w:jc w:val="center"/>
        <w:rPr>
          <w:rFonts w:ascii="Times New Roman" w:eastAsia="標楷體" w:hAnsi="Times New Roman" w:cs="Times New Roman"/>
          <w:szCs w:val="24"/>
        </w:rPr>
      </w:pPr>
    </w:p>
    <w:p w14:paraId="38576265" w14:textId="69EF16D3" w:rsidR="00105B27" w:rsidRDefault="00105B27" w:rsidP="00105B27">
      <w:pPr>
        <w:ind w:firstLine="480"/>
        <w:jc w:val="both"/>
        <w:rPr>
          <w:rFonts w:ascii="Times New Roman" w:eastAsia="標楷體" w:hAnsi="Times New Roman" w:cs="Times New Roman"/>
          <w:szCs w:val="24"/>
        </w:rPr>
      </w:pPr>
      <w:r w:rsidRPr="00105B27">
        <w:rPr>
          <w:rFonts w:ascii="Times New Roman" w:eastAsia="標楷體" w:hAnsi="Times New Roman" w:cs="Times New Roman" w:hint="eastAsia"/>
          <w:szCs w:val="24"/>
        </w:rPr>
        <w:t>圖</w:t>
      </w:r>
      <w:r w:rsidRPr="00105B27">
        <w:rPr>
          <w:rFonts w:ascii="Times New Roman" w:eastAsia="標楷體" w:hAnsi="Times New Roman" w:cs="Times New Roman" w:hint="eastAsia"/>
          <w:szCs w:val="24"/>
        </w:rPr>
        <w:t>4.3</w:t>
      </w:r>
      <w:r w:rsidRPr="00105B27">
        <w:rPr>
          <w:rFonts w:ascii="Times New Roman" w:eastAsia="標楷體" w:hAnsi="Times New Roman" w:cs="Times New Roman" w:hint="eastAsia"/>
          <w:szCs w:val="24"/>
        </w:rPr>
        <w:t>為使用</w:t>
      </w:r>
      <w:r w:rsidRPr="00105B27">
        <w:rPr>
          <w:rFonts w:ascii="Times New Roman" w:eastAsia="標楷體" w:hAnsi="Times New Roman" w:cs="Times New Roman" w:hint="eastAsia"/>
          <w:szCs w:val="24"/>
        </w:rPr>
        <w:t>LSTM</w:t>
      </w:r>
      <w:r w:rsidRPr="00105B27">
        <w:rPr>
          <w:rFonts w:ascii="Times New Roman" w:eastAsia="標楷體" w:hAnsi="Times New Roman" w:cs="Times New Roman" w:hint="eastAsia"/>
          <w:szCs w:val="24"/>
        </w:rPr>
        <w:t>之預測結果與原資料進行比較，此資料為測試資料集，其</w:t>
      </w:r>
      <w:r w:rsidRPr="00105B27">
        <w:rPr>
          <w:rFonts w:ascii="Times New Roman" w:eastAsia="標楷體" w:hAnsi="Times New Roman" w:cs="Times New Roman" w:hint="eastAsia"/>
          <w:szCs w:val="24"/>
        </w:rPr>
        <w:t>R-score</w:t>
      </w:r>
      <w:r w:rsidRPr="00105B27">
        <w:rPr>
          <w:rFonts w:ascii="Times New Roman" w:eastAsia="標楷體" w:hAnsi="Times New Roman" w:cs="Times New Roman" w:hint="eastAsia"/>
          <w:szCs w:val="24"/>
        </w:rPr>
        <w:t>為</w:t>
      </w:r>
      <w:r w:rsidRPr="00105B27">
        <w:rPr>
          <w:rFonts w:ascii="Times New Roman" w:eastAsia="標楷體" w:hAnsi="Times New Roman" w:cs="Times New Roman" w:hint="eastAsia"/>
          <w:szCs w:val="24"/>
        </w:rPr>
        <w:t>-0.208</w:t>
      </w:r>
      <w:r w:rsidRPr="00105B27">
        <w:rPr>
          <w:rFonts w:ascii="Times New Roman" w:eastAsia="標楷體" w:hAnsi="Times New Roman" w:cs="Times New Roman" w:hint="eastAsia"/>
          <w:szCs w:val="24"/>
        </w:rPr>
        <w:t>其結果如下</w:t>
      </w:r>
      <w:r w:rsidR="008A2DFE">
        <w:rPr>
          <w:rFonts w:ascii="Times New Roman" w:eastAsia="標楷體" w:hAnsi="Times New Roman" w:cs="Times New Roman" w:hint="eastAsia"/>
          <w:szCs w:val="24"/>
        </w:rPr>
        <w:t>：</w:t>
      </w:r>
    </w:p>
    <w:p w14:paraId="144B8ACD" w14:textId="77777777" w:rsidR="00414B9D" w:rsidRDefault="00414B9D" w:rsidP="00105B27">
      <w:pPr>
        <w:ind w:firstLine="480"/>
        <w:jc w:val="both"/>
        <w:rPr>
          <w:rFonts w:ascii="Times New Roman" w:eastAsia="標楷體" w:hAnsi="Times New Roman" w:cs="Times New Roman" w:hint="eastAsia"/>
          <w:szCs w:val="24"/>
        </w:rPr>
      </w:pPr>
    </w:p>
    <w:p w14:paraId="028E725C" w14:textId="4A05DFE8" w:rsidR="00105B27" w:rsidRDefault="00105B27" w:rsidP="00105B27">
      <w:pPr>
        <w:ind w:firstLine="480"/>
        <w:jc w:val="center"/>
        <w:rPr>
          <w:rFonts w:ascii="Times New Roman" w:eastAsia="標楷體" w:hAnsi="Times New Roman" w:cs="Times New Roman"/>
          <w:szCs w:val="24"/>
        </w:rPr>
      </w:pPr>
      <w:r>
        <w:rPr>
          <w:rFonts w:ascii="Times New Roman" w:eastAsia="標楷體" w:hAnsi="Times New Roman" w:cs="Times New Roman"/>
          <w:noProof/>
          <w:szCs w:val="24"/>
        </w:rPr>
        <w:drawing>
          <wp:inline distT="0" distB="0" distL="0" distR="0" wp14:anchorId="1CBEF127" wp14:editId="6BF30D50">
            <wp:extent cx="3938270" cy="2560320"/>
            <wp:effectExtent l="0" t="0" r="508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8270" cy="2560320"/>
                    </a:xfrm>
                    <a:prstGeom prst="rect">
                      <a:avLst/>
                    </a:prstGeom>
                    <a:noFill/>
                  </pic:spPr>
                </pic:pic>
              </a:graphicData>
            </a:graphic>
          </wp:inline>
        </w:drawing>
      </w:r>
    </w:p>
    <w:p w14:paraId="57AA4A16" w14:textId="5CDCDD77" w:rsidR="00105B27" w:rsidRPr="00105B27" w:rsidRDefault="00105B27" w:rsidP="00105B27">
      <w:pPr>
        <w:ind w:firstLine="480"/>
        <w:jc w:val="center"/>
        <w:rPr>
          <w:rFonts w:ascii="Times New Roman" w:eastAsia="標楷體" w:hAnsi="Times New Roman" w:cs="Times New Roman"/>
          <w:szCs w:val="24"/>
        </w:rPr>
      </w:pPr>
      <w:r w:rsidRPr="00105B27">
        <w:rPr>
          <w:rFonts w:ascii="Times New Roman" w:eastAsia="標楷體" w:hAnsi="Times New Roman" w:cs="Times New Roman" w:hint="eastAsia"/>
          <w:szCs w:val="24"/>
        </w:rPr>
        <w:t>圖</w:t>
      </w:r>
      <w:r w:rsidRPr="00105B27">
        <w:rPr>
          <w:rFonts w:ascii="Times New Roman" w:eastAsia="標楷體" w:hAnsi="Times New Roman" w:cs="Times New Roman"/>
          <w:szCs w:val="24"/>
        </w:rPr>
        <w:t>4.</w:t>
      </w:r>
      <w:r w:rsidRPr="00105B27">
        <w:rPr>
          <w:rFonts w:ascii="Times New Roman" w:eastAsia="標楷體" w:hAnsi="Times New Roman" w:cs="Times New Roman" w:hint="eastAsia"/>
          <w:szCs w:val="24"/>
        </w:rPr>
        <w:t>3 LSTM</w:t>
      </w:r>
      <w:r w:rsidRPr="00105B27">
        <w:rPr>
          <w:rFonts w:ascii="Times New Roman" w:eastAsia="標楷體" w:hAnsi="Times New Roman" w:cs="Times New Roman" w:hint="eastAsia"/>
          <w:szCs w:val="24"/>
        </w:rPr>
        <w:t>測試資料結果</w:t>
      </w:r>
    </w:p>
    <w:p w14:paraId="5E6BAEAE" w14:textId="77777777" w:rsidR="00105B27" w:rsidRPr="00105B27" w:rsidRDefault="00105B27" w:rsidP="00105B27">
      <w:pPr>
        <w:ind w:firstLine="480"/>
        <w:jc w:val="center"/>
        <w:rPr>
          <w:rFonts w:ascii="Times New Roman" w:eastAsia="標楷體" w:hAnsi="Times New Roman" w:cs="Times New Roman" w:hint="eastAsia"/>
          <w:szCs w:val="24"/>
        </w:rPr>
      </w:pPr>
    </w:p>
    <w:p w14:paraId="21C51B7E" w14:textId="23DB5EC4" w:rsidR="008A2DFE" w:rsidRDefault="008A2DFE">
      <w:pPr>
        <w:widowControl/>
        <w:rPr>
          <w:rFonts w:ascii="Times New Roman" w:eastAsia="標楷體" w:hAnsi="Times New Roman" w:cs="Times New Roman"/>
          <w:b/>
          <w:bCs/>
          <w:sz w:val="36"/>
          <w:szCs w:val="36"/>
        </w:rPr>
      </w:pPr>
      <w:r>
        <w:rPr>
          <w:rFonts w:ascii="Times New Roman" w:eastAsia="標楷體" w:hAnsi="Times New Roman" w:cs="Times New Roman"/>
          <w:b/>
          <w:bCs/>
          <w:sz w:val="36"/>
          <w:szCs w:val="36"/>
        </w:rPr>
        <w:br w:type="page"/>
      </w:r>
    </w:p>
    <w:p w14:paraId="38D540CA" w14:textId="7761E895" w:rsidR="006E2E31" w:rsidRPr="00C01C39" w:rsidRDefault="006E2E31" w:rsidP="00870B82">
      <w:pPr>
        <w:jc w:val="center"/>
        <w:outlineLvl w:val="0"/>
        <w:rPr>
          <w:rFonts w:ascii="Times New Roman" w:eastAsia="標楷體" w:hAnsi="Times New Roman" w:cs="Times New Roman"/>
          <w:b/>
          <w:bCs/>
          <w:sz w:val="36"/>
          <w:szCs w:val="36"/>
        </w:rPr>
      </w:pPr>
      <w:bookmarkStart w:id="47" w:name="_Toc92118241"/>
      <w:r w:rsidRPr="00C01C39">
        <w:rPr>
          <w:rFonts w:ascii="Times New Roman" w:eastAsia="標楷體" w:hAnsi="Times New Roman" w:cs="Times New Roman"/>
          <w:b/>
          <w:bCs/>
          <w:sz w:val="36"/>
          <w:szCs w:val="36"/>
        </w:rPr>
        <w:lastRenderedPageBreak/>
        <w:t>第五章</w:t>
      </w:r>
      <w:r w:rsidRPr="00C01C39">
        <w:rPr>
          <w:rFonts w:ascii="Times New Roman" w:eastAsia="標楷體" w:hAnsi="Times New Roman" w:cs="Times New Roman"/>
          <w:b/>
          <w:bCs/>
          <w:sz w:val="36"/>
          <w:szCs w:val="36"/>
        </w:rPr>
        <w:t xml:space="preserve"> </w:t>
      </w:r>
      <w:r w:rsidRPr="00C01C39">
        <w:rPr>
          <w:rFonts w:ascii="Times New Roman" w:eastAsia="標楷體" w:hAnsi="Times New Roman" w:cs="Times New Roman"/>
          <w:b/>
          <w:bCs/>
          <w:sz w:val="36"/>
          <w:szCs w:val="36"/>
        </w:rPr>
        <w:t>結論</w:t>
      </w:r>
      <w:bookmarkEnd w:id="47"/>
    </w:p>
    <w:p w14:paraId="3B21CCF1" w14:textId="2A4060AB" w:rsidR="0076227E" w:rsidRPr="00C01C39" w:rsidRDefault="00414B9D" w:rsidP="00414B9D">
      <w:pPr>
        <w:ind w:firstLine="480"/>
        <w:jc w:val="both"/>
        <w:rPr>
          <w:rFonts w:ascii="Times New Roman" w:eastAsia="標楷體" w:hAnsi="Times New Roman" w:cs="Times New Roman"/>
          <w:szCs w:val="24"/>
        </w:rPr>
      </w:pPr>
      <w:r w:rsidRPr="00414B9D">
        <w:rPr>
          <w:rFonts w:ascii="Times New Roman" w:eastAsia="標楷體" w:hAnsi="Times New Roman" w:cs="Times New Roman" w:hint="eastAsia"/>
          <w:szCs w:val="24"/>
        </w:rPr>
        <w:t>在這篇論文中，他所選取的資料是</w:t>
      </w:r>
      <w:r w:rsidRPr="00414B9D">
        <w:rPr>
          <w:rFonts w:ascii="Times New Roman" w:eastAsia="標楷體" w:hAnsi="Times New Roman" w:cs="Times New Roman" w:hint="eastAsia"/>
          <w:szCs w:val="24"/>
        </w:rPr>
        <w:t>NASDAQ</w:t>
      </w:r>
      <w:r w:rsidRPr="00414B9D">
        <w:rPr>
          <w:rFonts w:ascii="Times New Roman" w:eastAsia="標楷體" w:hAnsi="Times New Roman" w:cs="Times New Roman" w:hint="eastAsia"/>
          <w:szCs w:val="24"/>
        </w:rPr>
        <w:t>指數</w:t>
      </w:r>
      <w:r w:rsidRPr="00414B9D">
        <w:rPr>
          <w:rFonts w:ascii="Times New Roman" w:eastAsia="標楷體" w:hAnsi="Times New Roman" w:cs="Times New Roman" w:hint="eastAsia"/>
          <w:szCs w:val="24"/>
        </w:rPr>
        <w:t xml:space="preserve"> 2015</w:t>
      </w:r>
      <w:r w:rsidRPr="00414B9D">
        <w:rPr>
          <w:rFonts w:ascii="Times New Roman" w:eastAsia="標楷體" w:hAnsi="Times New Roman" w:cs="Times New Roman" w:hint="eastAsia"/>
          <w:szCs w:val="24"/>
        </w:rPr>
        <w:t>年</w:t>
      </w:r>
      <w:r w:rsidRPr="00414B9D">
        <w:rPr>
          <w:rFonts w:ascii="Times New Roman" w:eastAsia="標楷體" w:hAnsi="Times New Roman" w:cs="Times New Roman" w:hint="eastAsia"/>
          <w:szCs w:val="24"/>
        </w:rPr>
        <w:t>1</w:t>
      </w:r>
      <w:r w:rsidRPr="00414B9D">
        <w:rPr>
          <w:rFonts w:ascii="Times New Roman" w:eastAsia="標楷體" w:hAnsi="Times New Roman" w:cs="Times New Roman" w:hint="eastAsia"/>
          <w:szCs w:val="24"/>
        </w:rPr>
        <w:t>月</w:t>
      </w:r>
      <w:r w:rsidRPr="00414B9D">
        <w:rPr>
          <w:rFonts w:ascii="Times New Roman" w:eastAsia="標楷體" w:hAnsi="Times New Roman" w:cs="Times New Roman" w:hint="eastAsia"/>
          <w:szCs w:val="24"/>
        </w:rPr>
        <w:t>28</w:t>
      </w:r>
      <w:r w:rsidRPr="00414B9D">
        <w:rPr>
          <w:rFonts w:ascii="Times New Roman" w:eastAsia="標楷體" w:hAnsi="Times New Roman" w:cs="Times New Roman" w:hint="eastAsia"/>
          <w:szCs w:val="24"/>
        </w:rPr>
        <w:t>號到</w:t>
      </w:r>
      <w:r w:rsidRPr="00414B9D">
        <w:rPr>
          <w:rFonts w:ascii="Times New Roman" w:eastAsia="標楷體" w:hAnsi="Times New Roman" w:cs="Times New Roman" w:hint="eastAsia"/>
          <w:szCs w:val="24"/>
        </w:rPr>
        <w:t>2015</w:t>
      </w:r>
      <w:r w:rsidRPr="00414B9D">
        <w:rPr>
          <w:rFonts w:ascii="Times New Roman" w:eastAsia="標楷體" w:hAnsi="Times New Roman" w:cs="Times New Roman" w:hint="eastAsia"/>
          <w:szCs w:val="24"/>
        </w:rPr>
        <w:t>年</w:t>
      </w:r>
      <w:r w:rsidRPr="00414B9D">
        <w:rPr>
          <w:rFonts w:ascii="Times New Roman" w:eastAsia="標楷體" w:hAnsi="Times New Roman" w:cs="Times New Roman" w:hint="eastAsia"/>
          <w:szCs w:val="24"/>
        </w:rPr>
        <w:t>6</w:t>
      </w:r>
      <w:r w:rsidRPr="00414B9D">
        <w:rPr>
          <w:rFonts w:ascii="Times New Roman" w:eastAsia="標楷體" w:hAnsi="Times New Roman" w:cs="Times New Roman" w:hint="eastAsia"/>
          <w:szCs w:val="24"/>
        </w:rPr>
        <w:t>月</w:t>
      </w:r>
      <w:r w:rsidRPr="00414B9D">
        <w:rPr>
          <w:rFonts w:ascii="Times New Roman" w:eastAsia="標楷體" w:hAnsi="Times New Roman" w:cs="Times New Roman" w:hint="eastAsia"/>
          <w:szCs w:val="24"/>
        </w:rPr>
        <w:t>18</w:t>
      </w:r>
      <w:r w:rsidRPr="00414B9D">
        <w:rPr>
          <w:rFonts w:ascii="Times New Roman" w:eastAsia="標楷體" w:hAnsi="Times New Roman" w:cs="Times New Roman" w:hint="eastAsia"/>
          <w:szCs w:val="24"/>
        </w:rPr>
        <w:t>號</w:t>
      </w:r>
      <w:r w:rsidR="003543DC">
        <w:rPr>
          <w:rFonts w:ascii="Times New Roman" w:eastAsia="標楷體" w:hAnsi="Times New Roman" w:cs="Times New Roman" w:hint="eastAsia"/>
          <w:szCs w:val="24"/>
        </w:rPr>
        <w:t>之指數資料</w:t>
      </w:r>
      <w:r w:rsidRPr="00414B9D">
        <w:rPr>
          <w:rFonts w:ascii="Times New Roman" w:eastAsia="標楷體" w:hAnsi="Times New Roman" w:cs="Times New Roman" w:hint="eastAsia"/>
          <w:szCs w:val="24"/>
        </w:rPr>
        <w:t>，總共</w:t>
      </w:r>
      <w:r w:rsidRPr="00414B9D">
        <w:rPr>
          <w:rFonts w:ascii="Times New Roman" w:eastAsia="標楷體" w:hAnsi="Times New Roman" w:cs="Times New Roman" w:hint="eastAsia"/>
          <w:szCs w:val="24"/>
        </w:rPr>
        <w:t>99</w:t>
      </w:r>
      <w:r w:rsidRPr="00414B9D">
        <w:rPr>
          <w:rFonts w:ascii="Times New Roman" w:eastAsia="標楷體" w:hAnsi="Times New Roman" w:cs="Times New Roman" w:hint="eastAsia"/>
          <w:szCs w:val="24"/>
        </w:rPr>
        <w:t>筆資料，希望運用類神經網路的方法來預測指數，原先論文所使用的方法為</w:t>
      </w:r>
      <w:r w:rsidRPr="00414B9D">
        <w:rPr>
          <w:rFonts w:ascii="Times New Roman" w:eastAsia="標楷體" w:hAnsi="Times New Roman" w:cs="Times New Roman" w:hint="eastAsia"/>
          <w:szCs w:val="24"/>
        </w:rPr>
        <w:t>MLP</w:t>
      </w:r>
      <w:r w:rsidRPr="00414B9D">
        <w:rPr>
          <w:rFonts w:ascii="Times New Roman" w:eastAsia="標楷體" w:hAnsi="Times New Roman" w:cs="Times New Roman" w:hint="eastAsia"/>
          <w:szCs w:val="24"/>
        </w:rPr>
        <w:t>且選擇</w:t>
      </w:r>
      <w:r w:rsidRPr="00414B9D">
        <w:rPr>
          <w:rFonts w:ascii="Times New Roman" w:eastAsia="標楷體" w:hAnsi="Times New Roman" w:cs="Times New Roman" w:hint="eastAsia"/>
          <w:szCs w:val="24"/>
        </w:rPr>
        <w:t>OSS</w:t>
      </w:r>
      <w:r w:rsidRPr="00414B9D">
        <w:rPr>
          <w:rFonts w:ascii="Times New Roman" w:eastAsia="標楷體" w:hAnsi="Times New Roman" w:cs="Times New Roman" w:hint="eastAsia"/>
          <w:szCs w:val="24"/>
        </w:rPr>
        <w:t>和</w:t>
      </w:r>
      <w:r w:rsidRPr="00414B9D">
        <w:rPr>
          <w:rFonts w:ascii="Times New Roman" w:eastAsia="標楷體" w:hAnsi="Times New Roman" w:cs="Times New Roman" w:hint="eastAsia"/>
          <w:szCs w:val="24"/>
        </w:rPr>
        <w:t>TANSIG</w:t>
      </w:r>
      <w:r w:rsidRPr="00414B9D">
        <w:rPr>
          <w:rFonts w:ascii="Times New Roman" w:eastAsia="標楷體" w:hAnsi="Times New Roman" w:cs="Times New Roman" w:hint="eastAsia"/>
          <w:szCs w:val="24"/>
        </w:rPr>
        <w:t>作為訓練方法和傳遞函數，其效果良好。隨後</w:t>
      </w:r>
      <w:proofErr w:type="gramStart"/>
      <w:r w:rsidRPr="00414B9D">
        <w:rPr>
          <w:rFonts w:ascii="Times New Roman" w:eastAsia="標楷體" w:hAnsi="Times New Roman" w:cs="Times New Roman" w:hint="eastAsia"/>
          <w:szCs w:val="24"/>
        </w:rPr>
        <w:t>在本組所</w:t>
      </w:r>
      <w:proofErr w:type="gramEnd"/>
      <w:r w:rsidRPr="00414B9D">
        <w:rPr>
          <w:rFonts w:ascii="Times New Roman" w:eastAsia="標楷體" w:hAnsi="Times New Roman" w:cs="Times New Roman" w:hint="eastAsia"/>
          <w:szCs w:val="24"/>
        </w:rPr>
        <w:t>使用兩種方法</w:t>
      </w:r>
      <w:r w:rsidRPr="00414B9D">
        <w:rPr>
          <w:rFonts w:ascii="Times New Roman" w:eastAsia="標楷體" w:hAnsi="Times New Roman" w:cs="Times New Roman" w:hint="eastAsia"/>
          <w:szCs w:val="24"/>
        </w:rPr>
        <w:t>SVM</w:t>
      </w:r>
      <w:r w:rsidR="003543DC">
        <w:rPr>
          <w:rFonts w:ascii="Times New Roman" w:eastAsia="標楷體" w:hAnsi="Times New Roman" w:cs="Times New Roman" w:hint="eastAsia"/>
          <w:szCs w:val="24"/>
        </w:rPr>
        <w:t>與</w:t>
      </w:r>
      <w:r w:rsidRPr="00414B9D">
        <w:rPr>
          <w:rFonts w:ascii="Times New Roman" w:eastAsia="標楷體" w:hAnsi="Times New Roman" w:cs="Times New Roman" w:hint="eastAsia"/>
          <w:szCs w:val="24"/>
        </w:rPr>
        <w:t>LSTM</w:t>
      </w:r>
      <w:r w:rsidRPr="00414B9D">
        <w:rPr>
          <w:rFonts w:ascii="Times New Roman" w:eastAsia="標楷體" w:hAnsi="Times New Roman" w:cs="Times New Roman" w:hint="eastAsia"/>
          <w:szCs w:val="24"/>
        </w:rPr>
        <w:t>中，</w:t>
      </w:r>
      <w:r w:rsidRPr="00414B9D">
        <w:rPr>
          <w:rFonts w:ascii="Times New Roman" w:eastAsia="標楷體" w:hAnsi="Times New Roman" w:cs="Times New Roman" w:hint="eastAsia"/>
          <w:szCs w:val="24"/>
        </w:rPr>
        <w:t>SVM</w:t>
      </w:r>
      <w:r w:rsidRPr="00414B9D">
        <w:rPr>
          <w:rFonts w:ascii="Times New Roman" w:eastAsia="標楷體" w:hAnsi="Times New Roman" w:cs="Times New Roman" w:hint="eastAsia"/>
          <w:szCs w:val="24"/>
        </w:rPr>
        <w:t>所達到的效果是良好的，</w:t>
      </w:r>
      <w:r w:rsidR="003543DC">
        <w:rPr>
          <w:rFonts w:ascii="Times New Roman" w:eastAsia="標楷體" w:hAnsi="Times New Roman" w:cs="Times New Roman" w:hint="eastAsia"/>
          <w:szCs w:val="24"/>
        </w:rPr>
        <w:t>但可能有過度擬合的問題存在</w:t>
      </w:r>
      <w:r w:rsidR="005361BC">
        <w:rPr>
          <w:rFonts w:ascii="Times New Roman" w:eastAsia="標楷體" w:hAnsi="Times New Roman" w:cs="Times New Roman" w:hint="eastAsia"/>
          <w:szCs w:val="24"/>
        </w:rPr>
        <w:t>；</w:t>
      </w:r>
      <w:r w:rsidR="003543DC">
        <w:rPr>
          <w:rFonts w:ascii="Times New Roman" w:eastAsia="標楷體" w:hAnsi="Times New Roman" w:cs="Times New Roman" w:hint="eastAsia"/>
          <w:szCs w:val="24"/>
        </w:rPr>
        <w:t>而</w:t>
      </w:r>
      <w:r w:rsidRPr="00414B9D">
        <w:rPr>
          <w:rFonts w:ascii="Times New Roman" w:eastAsia="標楷體" w:hAnsi="Times New Roman" w:cs="Times New Roman" w:hint="eastAsia"/>
          <w:szCs w:val="24"/>
        </w:rPr>
        <w:t>在</w:t>
      </w:r>
      <w:r w:rsidRPr="00414B9D">
        <w:rPr>
          <w:rFonts w:ascii="Times New Roman" w:eastAsia="標楷體" w:hAnsi="Times New Roman" w:cs="Times New Roman" w:hint="eastAsia"/>
          <w:szCs w:val="24"/>
        </w:rPr>
        <w:t>LSTM</w:t>
      </w:r>
      <w:r w:rsidRPr="00414B9D">
        <w:rPr>
          <w:rFonts w:ascii="Times New Roman" w:eastAsia="標楷體" w:hAnsi="Times New Roman" w:cs="Times New Roman" w:hint="eastAsia"/>
          <w:szCs w:val="24"/>
        </w:rPr>
        <w:t>的模型中，預測的效果則不如預期，在圖</w:t>
      </w:r>
      <w:r w:rsidRPr="00414B9D">
        <w:rPr>
          <w:rFonts w:ascii="Times New Roman" w:eastAsia="標楷體" w:hAnsi="Times New Roman" w:cs="Times New Roman" w:hint="eastAsia"/>
          <w:szCs w:val="24"/>
        </w:rPr>
        <w:t>4.2</w:t>
      </w:r>
      <w:r w:rsidRPr="00414B9D">
        <w:rPr>
          <w:rFonts w:ascii="Times New Roman" w:eastAsia="標楷體" w:hAnsi="Times New Roman" w:cs="Times New Roman" w:hint="eastAsia"/>
          <w:szCs w:val="24"/>
        </w:rPr>
        <w:t>及</w:t>
      </w:r>
      <w:r w:rsidR="005361BC">
        <w:rPr>
          <w:rFonts w:ascii="Times New Roman" w:eastAsia="標楷體" w:hAnsi="Times New Roman" w:cs="Times New Roman" w:hint="eastAsia"/>
          <w:szCs w:val="24"/>
        </w:rPr>
        <w:t>圖</w:t>
      </w:r>
      <w:r w:rsidRPr="00414B9D">
        <w:rPr>
          <w:rFonts w:ascii="Times New Roman" w:eastAsia="標楷體" w:hAnsi="Times New Roman" w:cs="Times New Roman" w:hint="eastAsia"/>
          <w:szCs w:val="24"/>
        </w:rPr>
        <w:t>4.3</w:t>
      </w:r>
      <w:r w:rsidRPr="00414B9D">
        <w:rPr>
          <w:rFonts w:ascii="Times New Roman" w:eastAsia="標楷體" w:hAnsi="Times New Roman" w:cs="Times New Roman" w:hint="eastAsia"/>
          <w:szCs w:val="24"/>
        </w:rPr>
        <w:t>中我們可以看到其測試結果</w:t>
      </w:r>
      <w:r w:rsidR="00D968B6">
        <w:rPr>
          <w:rFonts w:ascii="Times New Roman" w:eastAsia="標楷體" w:hAnsi="Times New Roman" w:cs="Times New Roman" w:hint="eastAsia"/>
          <w:szCs w:val="24"/>
        </w:rPr>
        <w:t>較不如</w:t>
      </w:r>
      <w:r w:rsidR="00D968B6">
        <w:rPr>
          <w:rFonts w:ascii="Times New Roman" w:eastAsia="標楷體" w:hAnsi="Times New Roman" w:cs="Times New Roman" w:hint="eastAsia"/>
          <w:szCs w:val="24"/>
        </w:rPr>
        <w:t>SVM</w:t>
      </w:r>
      <w:r w:rsidRPr="00414B9D">
        <w:rPr>
          <w:rFonts w:ascii="Times New Roman" w:eastAsia="標楷體" w:hAnsi="Times New Roman" w:cs="Times New Roman" w:hint="eastAsia"/>
          <w:szCs w:val="24"/>
        </w:rPr>
        <w:t>，由此我們可以發現在這種少量資料的預測當中，</w:t>
      </w:r>
      <w:r w:rsidR="00CC3549">
        <w:rPr>
          <w:rFonts w:ascii="Times New Roman" w:eastAsia="標楷體" w:hAnsi="Times New Roman" w:cs="Times New Roman" w:hint="eastAsia"/>
          <w:szCs w:val="24"/>
        </w:rPr>
        <w:t>若沒有過度擬</w:t>
      </w:r>
      <w:proofErr w:type="gramStart"/>
      <w:r w:rsidR="00CC3549">
        <w:rPr>
          <w:rFonts w:ascii="Times New Roman" w:eastAsia="標楷體" w:hAnsi="Times New Roman" w:cs="Times New Roman" w:hint="eastAsia"/>
          <w:szCs w:val="24"/>
        </w:rPr>
        <w:t>和</w:t>
      </w:r>
      <w:proofErr w:type="gramEnd"/>
      <w:r w:rsidR="00CC3549">
        <w:rPr>
          <w:rFonts w:ascii="Times New Roman" w:eastAsia="標楷體" w:hAnsi="Times New Roman" w:cs="Times New Roman" w:hint="eastAsia"/>
          <w:szCs w:val="24"/>
        </w:rPr>
        <w:t>，則</w:t>
      </w:r>
      <w:r w:rsidRPr="00414B9D">
        <w:rPr>
          <w:rFonts w:ascii="Times New Roman" w:eastAsia="標楷體" w:hAnsi="Times New Roman" w:cs="Times New Roman" w:hint="eastAsia"/>
          <w:szCs w:val="24"/>
        </w:rPr>
        <w:t>SVM</w:t>
      </w:r>
      <w:r w:rsidRPr="00414B9D">
        <w:rPr>
          <w:rFonts w:ascii="Times New Roman" w:eastAsia="標楷體" w:hAnsi="Times New Roman" w:cs="Times New Roman" w:hint="eastAsia"/>
          <w:szCs w:val="24"/>
        </w:rPr>
        <w:t>以及簡單的</w:t>
      </w:r>
      <w:r w:rsidRPr="00414B9D">
        <w:rPr>
          <w:rFonts w:ascii="Times New Roman" w:eastAsia="標楷體" w:hAnsi="Times New Roman" w:cs="Times New Roman" w:hint="eastAsia"/>
          <w:szCs w:val="24"/>
        </w:rPr>
        <w:t>MLP(</w:t>
      </w:r>
      <w:r w:rsidRPr="00414B9D">
        <w:rPr>
          <w:rFonts w:ascii="Times New Roman" w:eastAsia="標楷體" w:hAnsi="Times New Roman" w:cs="Times New Roman" w:hint="eastAsia"/>
          <w:szCs w:val="24"/>
        </w:rPr>
        <w:t>論文方法</w:t>
      </w:r>
      <w:r w:rsidRPr="00414B9D">
        <w:rPr>
          <w:rFonts w:ascii="Times New Roman" w:eastAsia="標楷體" w:hAnsi="Times New Roman" w:cs="Times New Roman" w:hint="eastAsia"/>
          <w:szCs w:val="24"/>
        </w:rPr>
        <w:t>)</w:t>
      </w:r>
      <w:r w:rsidRPr="00414B9D">
        <w:rPr>
          <w:rFonts w:ascii="Times New Roman" w:eastAsia="標楷體" w:hAnsi="Times New Roman" w:cs="Times New Roman" w:hint="eastAsia"/>
          <w:szCs w:val="24"/>
        </w:rPr>
        <w:t>其效果</w:t>
      </w:r>
      <w:r w:rsidR="001321EC">
        <w:rPr>
          <w:rFonts w:ascii="Times New Roman" w:eastAsia="標楷體" w:hAnsi="Times New Roman" w:cs="Times New Roman" w:hint="eastAsia"/>
          <w:szCs w:val="24"/>
        </w:rPr>
        <w:t>可能</w:t>
      </w:r>
      <w:r w:rsidRPr="00414B9D">
        <w:rPr>
          <w:rFonts w:ascii="Times New Roman" w:eastAsia="標楷體" w:hAnsi="Times New Roman" w:cs="Times New Roman" w:hint="eastAsia"/>
          <w:szCs w:val="24"/>
        </w:rPr>
        <w:t>比</w:t>
      </w:r>
      <w:r w:rsidRPr="00414B9D">
        <w:rPr>
          <w:rFonts w:ascii="Times New Roman" w:eastAsia="標楷體" w:hAnsi="Times New Roman" w:cs="Times New Roman" w:hint="eastAsia"/>
          <w:szCs w:val="24"/>
        </w:rPr>
        <w:t>LSTM</w:t>
      </w:r>
      <w:r w:rsidRPr="00414B9D">
        <w:rPr>
          <w:rFonts w:ascii="Times New Roman" w:eastAsia="標楷體" w:hAnsi="Times New Roman" w:cs="Times New Roman" w:hint="eastAsia"/>
          <w:szCs w:val="24"/>
        </w:rPr>
        <w:t>良好。</w:t>
      </w:r>
    </w:p>
    <w:p w14:paraId="6A3D65B7" w14:textId="4BD816FA" w:rsidR="00744CDF" w:rsidRPr="00C01C39" w:rsidRDefault="0076227E" w:rsidP="0076227E">
      <w:pPr>
        <w:widowControl/>
        <w:rPr>
          <w:rFonts w:ascii="Times New Roman" w:eastAsia="標楷體" w:hAnsi="Times New Roman" w:cs="Times New Roman"/>
          <w:szCs w:val="24"/>
        </w:rPr>
      </w:pPr>
      <w:r w:rsidRPr="00C01C39">
        <w:rPr>
          <w:rFonts w:ascii="Times New Roman" w:eastAsia="標楷體" w:hAnsi="Times New Roman" w:cs="Times New Roman"/>
          <w:szCs w:val="24"/>
        </w:rPr>
        <w:br w:type="page"/>
      </w:r>
    </w:p>
    <w:p w14:paraId="6FEB6911" w14:textId="1AB279D2" w:rsidR="005917C2" w:rsidRPr="00C01C39" w:rsidRDefault="00E612A6" w:rsidP="005917C2">
      <w:pPr>
        <w:jc w:val="center"/>
        <w:outlineLvl w:val="0"/>
        <w:rPr>
          <w:rFonts w:ascii="Times New Roman" w:eastAsia="標楷體" w:hAnsi="Times New Roman" w:cs="Times New Roman"/>
          <w:b/>
          <w:bCs/>
          <w:sz w:val="36"/>
          <w:szCs w:val="36"/>
        </w:rPr>
      </w:pPr>
      <w:bookmarkStart w:id="48" w:name="_Toc92118242"/>
      <w:r w:rsidRPr="00C01C39">
        <w:rPr>
          <w:rFonts w:ascii="Times New Roman" w:eastAsia="標楷體" w:hAnsi="Times New Roman" w:cs="Times New Roman"/>
          <w:b/>
          <w:bCs/>
          <w:sz w:val="36"/>
          <w:szCs w:val="36"/>
        </w:rPr>
        <w:lastRenderedPageBreak/>
        <w:t>參考文獻</w:t>
      </w:r>
      <w:bookmarkEnd w:id="48"/>
    </w:p>
    <w:p w14:paraId="4BF83FC9" w14:textId="6AF6BC10" w:rsidR="00990FD7" w:rsidRPr="00C01C39" w:rsidRDefault="00990FD7" w:rsidP="000B2C51">
      <w:pPr>
        <w:pStyle w:val="ad"/>
        <w:numPr>
          <w:ilvl w:val="0"/>
          <w:numId w:val="5"/>
        </w:numPr>
        <w:ind w:leftChars="0"/>
        <w:jc w:val="both"/>
        <w:rPr>
          <w:rFonts w:ascii="Times New Roman" w:eastAsia="標楷體" w:hAnsi="Times New Roman" w:cs="Times New Roman"/>
          <w:szCs w:val="24"/>
        </w:rPr>
      </w:pPr>
      <w:r w:rsidRPr="00C01C39">
        <w:rPr>
          <w:rFonts w:ascii="Times New Roman" w:eastAsia="標楷體" w:hAnsi="Times New Roman" w:cs="Times New Roman"/>
          <w:szCs w:val="24"/>
        </w:rPr>
        <w:t xml:space="preserve">Moghaddam, A. H., Moghaddam, M. H., &amp; </w:t>
      </w:r>
      <w:proofErr w:type="spellStart"/>
      <w:r w:rsidRPr="00C01C39">
        <w:rPr>
          <w:rFonts w:ascii="Times New Roman" w:eastAsia="標楷體" w:hAnsi="Times New Roman" w:cs="Times New Roman"/>
          <w:szCs w:val="24"/>
        </w:rPr>
        <w:t>Esfandyari</w:t>
      </w:r>
      <w:proofErr w:type="spellEnd"/>
      <w:r w:rsidRPr="00C01C39">
        <w:rPr>
          <w:rFonts w:ascii="Times New Roman" w:eastAsia="標楷體" w:hAnsi="Times New Roman" w:cs="Times New Roman"/>
          <w:szCs w:val="24"/>
        </w:rPr>
        <w:t>, M. (2016). Stock market index prediction using artificial neural network. Journal of Economics, Finance and Administrative Science, 21(41), 89-93.</w:t>
      </w:r>
    </w:p>
    <w:sectPr w:rsidR="00990FD7" w:rsidRPr="00C01C39" w:rsidSect="002B2495">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23DBE" w14:textId="77777777" w:rsidR="00DA632D" w:rsidRDefault="00DA632D" w:rsidP="00B7027E">
      <w:r>
        <w:separator/>
      </w:r>
    </w:p>
  </w:endnote>
  <w:endnote w:type="continuationSeparator" w:id="0">
    <w:p w14:paraId="3C3A8314" w14:textId="77777777" w:rsidR="00DA632D" w:rsidRDefault="00DA632D" w:rsidP="00B70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668621"/>
      <w:docPartObj>
        <w:docPartGallery w:val="Page Numbers (Bottom of Page)"/>
        <w:docPartUnique/>
      </w:docPartObj>
    </w:sdtPr>
    <w:sdtEndPr/>
    <w:sdtContent>
      <w:p w14:paraId="3E28BF54" w14:textId="1AF99E43" w:rsidR="00A348F0" w:rsidRDefault="00A348F0">
        <w:pPr>
          <w:pStyle w:val="a5"/>
          <w:jc w:val="center"/>
        </w:pPr>
        <w:r>
          <w:fldChar w:fldCharType="begin"/>
        </w:r>
        <w:r>
          <w:instrText>PAGE   \* MERGEFORMAT</w:instrText>
        </w:r>
        <w:r>
          <w:fldChar w:fldCharType="separate"/>
        </w:r>
        <w:r>
          <w:rPr>
            <w:lang w:val="zh-TW"/>
          </w:rPr>
          <w:t>2</w:t>
        </w:r>
        <w:r>
          <w:fldChar w:fldCharType="end"/>
        </w:r>
      </w:p>
    </w:sdtContent>
  </w:sdt>
  <w:p w14:paraId="11488012" w14:textId="77777777" w:rsidR="00A348F0" w:rsidRDefault="00A348F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64B39" w14:textId="77777777" w:rsidR="00DA632D" w:rsidRDefault="00DA632D" w:rsidP="00B7027E">
      <w:r>
        <w:separator/>
      </w:r>
    </w:p>
  </w:footnote>
  <w:footnote w:type="continuationSeparator" w:id="0">
    <w:p w14:paraId="7B10DE7D" w14:textId="77777777" w:rsidR="00DA632D" w:rsidRDefault="00DA632D" w:rsidP="00B70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D72"/>
    <w:multiLevelType w:val="hybridMultilevel"/>
    <w:tmpl w:val="5A4C7C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9D706EC"/>
    <w:multiLevelType w:val="hybridMultilevel"/>
    <w:tmpl w:val="7F94F41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7D66E00"/>
    <w:multiLevelType w:val="hybridMultilevel"/>
    <w:tmpl w:val="850EE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BC028D1"/>
    <w:multiLevelType w:val="hybridMultilevel"/>
    <w:tmpl w:val="3B104190"/>
    <w:lvl w:ilvl="0" w:tplc="FFFFFFFF">
      <w:start w:val="1"/>
      <w:numFmt w:val="decimal"/>
      <w:lvlText w:val="%1."/>
      <w:lvlJc w:val="left"/>
      <w:pPr>
        <w:ind w:left="480" w:hanging="480"/>
      </w:pPr>
    </w:lvl>
    <w:lvl w:ilvl="1" w:tplc="0409000F">
      <w:start w:val="1"/>
      <w:numFmt w:val="decim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65AA6B23"/>
    <w:multiLevelType w:val="hybridMultilevel"/>
    <w:tmpl w:val="F86E20D2"/>
    <w:lvl w:ilvl="0" w:tplc="C0AE7BB2">
      <w:start w:val="1"/>
      <w:numFmt w:val="decimal"/>
      <w:lvlText w:val="(%1)"/>
      <w:lvlJc w:val="left"/>
      <w:pPr>
        <w:ind w:left="1320" w:hanging="36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4"/>
  </w:num>
  <w:num w:numId="2">
    <w:abstractNumId w:val="1"/>
  </w:num>
  <w:num w:numId="3">
    <w:abstractNumId w:val="2"/>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妤瑄 孫">
    <w15:presenceInfo w15:providerId="Windows Live" w15:userId="8b604d19c026b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820"/>
    <w:rsid w:val="0000064D"/>
    <w:rsid w:val="00010AF8"/>
    <w:rsid w:val="00011015"/>
    <w:rsid w:val="0001426D"/>
    <w:rsid w:val="000154C0"/>
    <w:rsid w:val="00016820"/>
    <w:rsid w:val="00021C0A"/>
    <w:rsid w:val="00022FDD"/>
    <w:rsid w:val="00033930"/>
    <w:rsid w:val="00047CD6"/>
    <w:rsid w:val="00053001"/>
    <w:rsid w:val="000633BD"/>
    <w:rsid w:val="0006494D"/>
    <w:rsid w:val="00073232"/>
    <w:rsid w:val="00096EA3"/>
    <w:rsid w:val="000A63BF"/>
    <w:rsid w:val="000B2C51"/>
    <w:rsid w:val="000C7DEE"/>
    <w:rsid w:val="000D3F1F"/>
    <w:rsid w:val="000E56ED"/>
    <w:rsid w:val="000E699B"/>
    <w:rsid w:val="000E6EC0"/>
    <w:rsid w:val="000F1D79"/>
    <w:rsid w:val="000F4A9A"/>
    <w:rsid w:val="00103061"/>
    <w:rsid w:val="001037BC"/>
    <w:rsid w:val="0010549B"/>
    <w:rsid w:val="00105B27"/>
    <w:rsid w:val="00106F71"/>
    <w:rsid w:val="0010774B"/>
    <w:rsid w:val="00110023"/>
    <w:rsid w:val="00110278"/>
    <w:rsid w:val="00115F6B"/>
    <w:rsid w:val="00124723"/>
    <w:rsid w:val="001321EC"/>
    <w:rsid w:val="00133E07"/>
    <w:rsid w:val="00137351"/>
    <w:rsid w:val="001415D1"/>
    <w:rsid w:val="00163298"/>
    <w:rsid w:val="00182851"/>
    <w:rsid w:val="00182E35"/>
    <w:rsid w:val="00187CC7"/>
    <w:rsid w:val="001C565B"/>
    <w:rsid w:val="001C67FC"/>
    <w:rsid w:val="001D04EE"/>
    <w:rsid w:val="001D4FCC"/>
    <w:rsid w:val="001D67EC"/>
    <w:rsid w:val="00203783"/>
    <w:rsid w:val="002213BD"/>
    <w:rsid w:val="00222A2E"/>
    <w:rsid w:val="00230B02"/>
    <w:rsid w:val="00236F40"/>
    <w:rsid w:val="00244225"/>
    <w:rsid w:val="002531D1"/>
    <w:rsid w:val="00253312"/>
    <w:rsid w:val="00263355"/>
    <w:rsid w:val="00282AF2"/>
    <w:rsid w:val="002A119D"/>
    <w:rsid w:val="002A3D92"/>
    <w:rsid w:val="002A72C9"/>
    <w:rsid w:val="002B2495"/>
    <w:rsid w:val="002B3E23"/>
    <w:rsid w:val="002C2B61"/>
    <w:rsid w:val="002C603A"/>
    <w:rsid w:val="002C6F14"/>
    <w:rsid w:val="002D1072"/>
    <w:rsid w:val="002D5C0F"/>
    <w:rsid w:val="002E0B66"/>
    <w:rsid w:val="003276B7"/>
    <w:rsid w:val="00340713"/>
    <w:rsid w:val="003543DC"/>
    <w:rsid w:val="0038336C"/>
    <w:rsid w:val="0039106B"/>
    <w:rsid w:val="003921C5"/>
    <w:rsid w:val="003923EC"/>
    <w:rsid w:val="003928D0"/>
    <w:rsid w:val="003963C0"/>
    <w:rsid w:val="003A6FDF"/>
    <w:rsid w:val="003C49C6"/>
    <w:rsid w:val="003F38EB"/>
    <w:rsid w:val="003F3A6D"/>
    <w:rsid w:val="00403EF9"/>
    <w:rsid w:val="004122FD"/>
    <w:rsid w:val="00414B9D"/>
    <w:rsid w:val="00414D94"/>
    <w:rsid w:val="004368B6"/>
    <w:rsid w:val="004414C8"/>
    <w:rsid w:val="004473E8"/>
    <w:rsid w:val="00454050"/>
    <w:rsid w:val="00454708"/>
    <w:rsid w:val="00460684"/>
    <w:rsid w:val="0046251F"/>
    <w:rsid w:val="00463591"/>
    <w:rsid w:val="0049473F"/>
    <w:rsid w:val="00494B85"/>
    <w:rsid w:val="004A245E"/>
    <w:rsid w:val="004E0390"/>
    <w:rsid w:val="004E0E15"/>
    <w:rsid w:val="004F35BF"/>
    <w:rsid w:val="00505156"/>
    <w:rsid w:val="00531074"/>
    <w:rsid w:val="005338A8"/>
    <w:rsid w:val="005338BD"/>
    <w:rsid w:val="005361BC"/>
    <w:rsid w:val="00536326"/>
    <w:rsid w:val="00536788"/>
    <w:rsid w:val="005436E8"/>
    <w:rsid w:val="00546CDB"/>
    <w:rsid w:val="00551BFE"/>
    <w:rsid w:val="0055729F"/>
    <w:rsid w:val="0056107E"/>
    <w:rsid w:val="005641F0"/>
    <w:rsid w:val="005771AC"/>
    <w:rsid w:val="005838A7"/>
    <w:rsid w:val="005902B6"/>
    <w:rsid w:val="005917C2"/>
    <w:rsid w:val="00593100"/>
    <w:rsid w:val="00594DF8"/>
    <w:rsid w:val="005961E5"/>
    <w:rsid w:val="00597607"/>
    <w:rsid w:val="00597C3D"/>
    <w:rsid w:val="005A3079"/>
    <w:rsid w:val="005E4EB8"/>
    <w:rsid w:val="005F3BC8"/>
    <w:rsid w:val="00607B39"/>
    <w:rsid w:val="0061679E"/>
    <w:rsid w:val="0061681B"/>
    <w:rsid w:val="0062250B"/>
    <w:rsid w:val="006339A8"/>
    <w:rsid w:val="006354C1"/>
    <w:rsid w:val="00655F8A"/>
    <w:rsid w:val="00662FC5"/>
    <w:rsid w:val="006656CA"/>
    <w:rsid w:val="00673F81"/>
    <w:rsid w:val="00675761"/>
    <w:rsid w:val="006818D2"/>
    <w:rsid w:val="00687D6D"/>
    <w:rsid w:val="006A2CFF"/>
    <w:rsid w:val="006A572B"/>
    <w:rsid w:val="006D6E78"/>
    <w:rsid w:val="006E1046"/>
    <w:rsid w:val="006E2E31"/>
    <w:rsid w:val="006E2FA5"/>
    <w:rsid w:val="006F168F"/>
    <w:rsid w:val="006F2714"/>
    <w:rsid w:val="006F2DB0"/>
    <w:rsid w:val="007419B8"/>
    <w:rsid w:val="00744CDF"/>
    <w:rsid w:val="007526A2"/>
    <w:rsid w:val="0076227E"/>
    <w:rsid w:val="007650C5"/>
    <w:rsid w:val="00771004"/>
    <w:rsid w:val="007737A4"/>
    <w:rsid w:val="00777AE2"/>
    <w:rsid w:val="0078204C"/>
    <w:rsid w:val="007A6BDA"/>
    <w:rsid w:val="007A784F"/>
    <w:rsid w:val="007B05B2"/>
    <w:rsid w:val="007B1EED"/>
    <w:rsid w:val="007B4DDE"/>
    <w:rsid w:val="007B6178"/>
    <w:rsid w:val="007C04E1"/>
    <w:rsid w:val="007C2356"/>
    <w:rsid w:val="007C4E27"/>
    <w:rsid w:val="007D3EC8"/>
    <w:rsid w:val="007D48DF"/>
    <w:rsid w:val="007D7B88"/>
    <w:rsid w:val="007E1192"/>
    <w:rsid w:val="00815AB3"/>
    <w:rsid w:val="00816F92"/>
    <w:rsid w:val="00841FC7"/>
    <w:rsid w:val="00854C96"/>
    <w:rsid w:val="0086232B"/>
    <w:rsid w:val="008652F1"/>
    <w:rsid w:val="00870B82"/>
    <w:rsid w:val="0087194F"/>
    <w:rsid w:val="00873ECF"/>
    <w:rsid w:val="00875C29"/>
    <w:rsid w:val="008A29C1"/>
    <w:rsid w:val="008A2DFE"/>
    <w:rsid w:val="008A5476"/>
    <w:rsid w:val="008B06C1"/>
    <w:rsid w:val="008B0BB1"/>
    <w:rsid w:val="008B7BD9"/>
    <w:rsid w:val="008C5EC0"/>
    <w:rsid w:val="008D33D1"/>
    <w:rsid w:val="008F77FC"/>
    <w:rsid w:val="0091542B"/>
    <w:rsid w:val="00917CB9"/>
    <w:rsid w:val="00926BCB"/>
    <w:rsid w:val="00931643"/>
    <w:rsid w:val="009351D4"/>
    <w:rsid w:val="0096146E"/>
    <w:rsid w:val="00962345"/>
    <w:rsid w:val="009633E4"/>
    <w:rsid w:val="0096440F"/>
    <w:rsid w:val="0097002A"/>
    <w:rsid w:val="00971C59"/>
    <w:rsid w:val="00990FD7"/>
    <w:rsid w:val="009A0D19"/>
    <w:rsid w:val="009A572F"/>
    <w:rsid w:val="009C1D2E"/>
    <w:rsid w:val="009C2940"/>
    <w:rsid w:val="009D0D13"/>
    <w:rsid w:val="009D65FC"/>
    <w:rsid w:val="009F0EC2"/>
    <w:rsid w:val="009F3799"/>
    <w:rsid w:val="009F3A1F"/>
    <w:rsid w:val="009F3A5F"/>
    <w:rsid w:val="009F4332"/>
    <w:rsid w:val="009F55C2"/>
    <w:rsid w:val="00A00DF3"/>
    <w:rsid w:val="00A07527"/>
    <w:rsid w:val="00A128F6"/>
    <w:rsid w:val="00A20D35"/>
    <w:rsid w:val="00A348F0"/>
    <w:rsid w:val="00A40E33"/>
    <w:rsid w:val="00A42A9E"/>
    <w:rsid w:val="00A47A6D"/>
    <w:rsid w:val="00A703DA"/>
    <w:rsid w:val="00A70F14"/>
    <w:rsid w:val="00A93671"/>
    <w:rsid w:val="00AA4D78"/>
    <w:rsid w:val="00AA5406"/>
    <w:rsid w:val="00AA664D"/>
    <w:rsid w:val="00AC7F5F"/>
    <w:rsid w:val="00AD3BD6"/>
    <w:rsid w:val="00AD7B08"/>
    <w:rsid w:val="00AE66AB"/>
    <w:rsid w:val="00B26253"/>
    <w:rsid w:val="00B269F5"/>
    <w:rsid w:val="00B26AC6"/>
    <w:rsid w:val="00B44100"/>
    <w:rsid w:val="00B54B59"/>
    <w:rsid w:val="00B7027E"/>
    <w:rsid w:val="00B705C3"/>
    <w:rsid w:val="00B80E11"/>
    <w:rsid w:val="00B816C4"/>
    <w:rsid w:val="00B854AF"/>
    <w:rsid w:val="00B9142E"/>
    <w:rsid w:val="00B97CCC"/>
    <w:rsid w:val="00BA49A6"/>
    <w:rsid w:val="00BB0B80"/>
    <w:rsid w:val="00BB4290"/>
    <w:rsid w:val="00BD0828"/>
    <w:rsid w:val="00BE3F75"/>
    <w:rsid w:val="00BE501D"/>
    <w:rsid w:val="00BF62B2"/>
    <w:rsid w:val="00C01C39"/>
    <w:rsid w:val="00C0490E"/>
    <w:rsid w:val="00C14FA1"/>
    <w:rsid w:val="00C24990"/>
    <w:rsid w:val="00C31742"/>
    <w:rsid w:val="00C31F60"/>
    <w:rsid w:val="00C3245A"/>
    <w:rsid w:val="00C32B48"/>
    <w:rsid w:val="00C33992"/>
    <w:rsid w:val="00C456BA"/>
    <w:rsid w:val="00C5202A"/>
    <w:rsid w:val="00C62F6C"/>
    <w:rsid w:val="00C737AA"/>
    <w:rsid w:val="00C91232"/>
    <w:rsid w:val="00C948AA"/>
    <w:rsid w:val="00C955F1"/>
    <w:rsid w:val="00CA1201"/>
    <w:rsid w:val="00CA25E5"/>
    <w:rsid w:val="00CA2DB6"/>
    <w:rsid w:val="00CA3EDF"/>
    <w:rsid w:val="00CB3244"/>
    <w:rsid w:val="00CB4F0F"/>
    <w:rsid w:val="00CC1701"/>
    <w:rsid w:val="00CC3549"/>
    <w:rsid w:val="00CC4AB2"/>
    <w:rsid w:val="00CD23EE"/>
    <w:rsid w:val="00CD6C07"/>
    <w:rsid w:val="00CE6200"/>
    <w:rsid w:val="00CE73F5"/>
    <w:rsid w:val="00D076E3"/>
    <w:rsid w:val="00D108F3"/>
    <w:rsid w:val="00D10AC3"/>
    <w:rsid w:val="00D13A81"/>
    <w:rsid w:val="00D14BD6"/>
    <w:rsid w:val="00D30A34"/>
    <w:rsid w:val="00D44C2F"/>
    <w:rsid w:val="00D53D07"/>
    <w:rsid w:val="00D64BBC"/>
    <w:rsid w:val="00D85C17"/>
    <w:rsid w:val="00D91C3C"/>
    <w:rsid w:val="00D968B6"/>
    <w:rsid w:val="00DA632D"/>
    <w:rsid w:val="00DB719F"/>
    <w:rsid w:val="00DC0286"/>
    <w:rsid w:val="00DC292F"/>
    <w:rsid w:val="00DC6348"/>
    <w:rsid w:val="00DE10EC"/>
    <w:rsid w:val="00DE2975"/>
    <w:rsid w:val="00DF5A89"/>
    <w:rsid w:val="00E058D7"/>
    <w:rsid w:val="00E40236"/>
    <w:rsid w:val="00E40F76"/>
    <w:rsid w:val="00E4662D"/>
    <w:rsid w:val="00E50C35"/>
    <w:rsid w:val="00E51221"/>
    <w:rsid w:val="00E515D3"/>
    <w:rsid w:val="00E547E0"/>
    <w:rsid w:val="00E54FC4"/>
    <w:rsid w:val="00E563AC"/>
    <w:rsid w:val="00E612A6"/>
    <w:rsid w:val="00E75E17"/>
    <w:rsid w:val="00E82C56"/>
    <w:rsid w:val="00E91F6D"/>
    <w:rsid w:val="00E92811"/>
    <w:rsid w:val="00E96012"/>
    <w:rsid w:val="00EA6EAD"/>
    <w:rsid w:val="00EB6718"/>
    <w:rsid w:val="00EC5906"/>
    <w:rsid w:val="00EC63F9"/>
    <w:rsid w:val="00EE36A7"/>
    <w:rsid w:val="00EE5E2F"/>
    <w:rsid w:val="00EF2D87"/>
    <w:rsid w:val="00EF443A"/>
    <w:rsid w:val="00F0289D"/>
    <w:rsid w:val="00F1432A"/>
    <w:rsid w:val="00F32BE3"/>
    <w:rsid w:val="00F36CF1"/>
    <w:rsid w:val="00F40D4E"/>
    <w:rsid w:val="00F423B7"/>
    <w:rsid w:val="00F57A3E"/>
    <w:rsid w:val="00F6367D"/>
    <w:rsid w:val="00F64D68"/>
    <w:rsid w:val="00F774A2"/>
    <w:rsid w:val="00F80FAF"/>
    <w:rsid w:val="00F83216"/>
    <w:rsid w:val="00F850C5"/>
    <w:rsid w:val="00F96BF0"/>
    <w:rsid w:val="00F96E7E"/>
    <w:rsid w:val="00FA1190"/>
    <w:rsid w:val="00FA768E"/>
    <w:rsid w:val="00FB12FC"/>
    <w:rsid w:val="00FC51EE"/>
    <w:rsid w:val="00FC70C6"/>
    <w:rsid w:val="00FE2141"/>
    <w:rsid w:val="00FF0E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CAACAF1"/>
  <w15:chartTrackingRefBased/>
  <w15:docId w15:val="{2E42022F-6487-4FE6-AE3A-4E2E1B10B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43A"/>
    <w:pPr>
      <w:widowControl w:val="0"/>
    </w:pPr>
  </w:style>
  <w:style w:type="paragraph" w:styleId="1">
    <w:name w:val="heading 1"/>
    <w:basedOn w:val="a"/>
    <w:next w:val="a"/>
    <w:link w:val="10"/>
    <w:uiPriority w:val="9"/>
    <w:qFormat/>
    <w:rsid w:val="0097002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926BCB"/>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027E"/>
    <w:pPr>
      <w:tabs>
        <w:tab w:val="center" w:pos="4153"/>
        <w:tab w:val="right" w:pos="8306"/>
      </w:tabs>
      <w:snapToGrid w:val="0"/>
    </w:pPr>
    <w:rPr>
      <w:sz w:val="20"/>
      <w:szCs w:val="20"/>
    </w:rPr>
  </w:style>
  <w:style w:type="character" w:customStyle="1" w:styleId="a4">
    <w:name w:val="頁首 字元"/>
    <w:basedOn w:val="a0"/>
    <w:link w:val="a3"/>
    <w:uiPriority w:val="99"/>
    <w:rsid w:val="00B7027E"/>
    <w:rPr>
      <w:sz w:val="20"/>
      <w:szCs w:val="20"/>
    </w:rPr>
  </w:style>
  <w:style w:type="paragraph" w:styleId="a5">
    <w:name w:val="footer"/>
    <w:basedOn w:val="a"/>
    <w:link w:val="a6"/>
    <w:uiPriority w:val="99"/>
    <w:unhideWhenUsed/>
    <w:rsid w:val="00B7027E"/>
    <w:pPr>
      <w:tabs>
        <w:tab w:val="center" w:pos="4153"/>
        <w:tab w:val="right" w:pos="8306"/>
      </w:tabs>
      <w:snapToGrid w:val="0"/>
    </w:pPr>
    <w:rPr>
      <w:sz w:val="20"/>
      <w:szCs w:val="20"/>
    </w:rPr>
  </w:style>
  <w:style w:type="character" w:customStyle="1" w:styleId="a6">
    <w:name w:val="頁尾 字元"/>
    <w:basedOn w:val="a0"/>
    <w:link w:val="a5"/>
    <w:uiPriority w:val="99"/>
    <w:rsid w:val="00B7027E"/>
    <w:rPr>
      <w:sz w:val="20"/>
      <w:szCs w:val="20"/>
    </w:rPr>
  </w:style>
  <w:style w:type="character" w:customStyle="1" w:styleId="10">
    <w:name w:val="標題 1 字元"/>
    <w:basedOn w:val="a0"/>
    <w:link w:val="1"/>
    <w:uiPriority w:val="9"/>
    <w:rsid w:val="0097002A"/>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97002A"/>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97002A"/>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61679E"/>
    <w:pPr>
      <w:widowControl/>
      <w:tabs>
        <w:tab w:val="right" w:leader="dot" w:pos="8296"/>
      </w:tabs>
      <w:spacing w:after="100" w:line="259" w:lineRule="auto"/>
    </w:pPr>
    <w:rPr>
      <w:rFonts w:ascii="標楷體" w:eastAsia="標楷體" w:hAnsi="標楷體" w:cs="Times New Roman"/>
      <w:b/>
      <w:bCs/>
      <w:noProof/>
      <w:kern w:val="0"/>
      <w:sz w:val="22"/>
    </w:rPr>
  </w:style>
  <w:style w:type="paragraph" w:styleId="31">
    <w:name w:val="toc 3"/>
    <w:basedOn w:val="a"/>
    <w:next w:val="a"/>
    <w:autoRedefine/>
    <w:uiPriority w:val="39"/>
    <w:unhideWhenUsed/>
    <w:rsid w:val="0097002A"/>
    <w:pPr>
      <w:widowControl/>
      <w:spacing w:after="100" w:line="259" w:lineRule="auto"/>
      <w:ind w:left="440"/>
    </w:pPr>
    <w:rPr>
      <w:rFonts w:cs="Times New Roman"/>
      <w:kern w:val="0"/>
      <w:sz w:val="22"/>
    </w:rPr>
  </w:style>
  <w:style w:type="character" w:styleId="a8">
    <w:name w:val="Hyperlink"/>
    <w:basedOn w:val="a0"/>
    <w:uiPriority w:val="99"/>
    <w:unhideWhenUsed/>
    <w:rsid w:val="00962345"/>
    <w:rPr>
      <w:color w:val="0563C1" w:themeColor="hyperlink"/>
      <w:u w:val="single"/>
    </w:rPr>
  </w:style>
  <w:style w:type="character" w:styleId="a9">
    <w:name w:val="Placeholder Text"/>
    <w:basedOn w:val="a0"/>
    <w:uiPriority w:val="99"/>
    <w:semiHidden/>
    <w:rsid w:val="00096EA3"/>
    <w:rPr>
      <w:color w:val="808080"/>
    </w:rPr>
  </w:style>
  <w:style w:type="paragraph" w:styleId="aa">
    <w:name w:val="Date"/>
    <w:basedOn w:val="a"/>
    <w:next w:val="a"/>
    <w:link w:val="ab"/>
    <w:uiPriority w:val="99"/>
    <w:semiHidden/>
    <w:unhideWhenUsed/>
    <w:rsid w:val="006E2E31"/>
    <w:pPr>
      <w:jc w:val="right"/>
    </w:pPr>
  </w:style>
  <w:style w:type="character" w:customStyle="1" w:styleId="ab">
    <w:name w:val="日期 字元"/>
    <w:basedOn w:val="a0"/>
    <w:link w:val="aa"/>
    <w:uiPriority w:val="99"/>
    <w:semiHidden/>
    <w:rsid w:val="006E2E31"/>
  </w:style>
  <w:style w:type="table" w:styleId="ac">
    <w:name w:val="Table Grid"/>
    <w:basedOn w:val="a1"/>
    <w:uiPriority w:val="39"/>
    <w:rsid w:val="00141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594DF8"/>
    <w:pPr>
      <w:ind w:leftChars="200" w:left="480"/>
    </w:pPr>
  </w:style>
  <w:style w:type="character" w:customStyle="1" w:styleId="30">
    <w:name w:val="標題 3 字元"/>
    <w:basedOn w:val="a0"/>
    <w:link w:val="3"/>
    <w:uiPriority w:val="9"/>
    <w:semiHidden/>
    <w:rsid w:val="00926BCB"/>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065502">
      <w:bodyDiv w:val="1"/>
      <w:marLeft w:val="0"/>
      <w:marRight w:val="0"/>
      <w:marTop w:val="0"/>
      <w:marBottom w:val="0"/>
      <w:divBdr>
        <w:top w:val="none" w:sz="0" w:space="0" w:color="auto"/>
        <w:left w:val="none" w:sz="0" w:space="0" w:color="auto"/>
        <w:bottom w:val="none" w:sz="0" w:space="0" w:color="auto"/>
        <w:right w:val="none" w:sz="0" w:space="0" w:color="auto"/>
      </w:divBdr>
    </w:div>
    <w:div w:id="755130079">
      <w:bodyDiv w:val="1"/>
      <w:marLeft w:val="0"/>
      <w:marRight w:val="0"/>
      <w:marTop w:val="0"/>
      <w:marBottom w:val="0"/>
      <w:divBdr>
        <w:top w:val="none" w:sz="0" w:space="0" w:color="auto"/>
        <w:left w:val="none" w:sz="0" w:space="0" w:color="auto"/>
        <w:bottom w:val="none" w:sz="0" w:space="0" w:color="auto"/>
        <w:right w:val="none" w:sz="0" w:space="0" w:color="auto"/>
      </w:divBdr>
    </w:div>
    <w:div w:id="767972345">
      <w:bodyDiv w:val="1"/>
      <w:marLeft w:val="0"/>
      <w:marRight w:val="0"/>
      <w:marTop w:val="0"/>
      <w:marBottom w:val="0"/>
      <w:divBdr>
        <w:top w:val="none" w:sz="0" w:space="0" w:color="auto"/>
        <w:left w:val="none" w:sz="0" w:space="0" w:color="auto"/>
        <w:bottom w:val="none" w:sz="0" w:space="0" w:color="auto"/>
        <w:right w:val="none" w:sz="0" w:space="0" w:color="auto"/>
      </w:divBdr>
    </w:div>
    <w:div w:id="931397842">
      <w:bodyDiv w:val="1"/>
      <w:marLeft w:val="0"/>
      <w:marRight w:val="0"/>
      <w:marTop w:val="0"/>
      <w:marBottom w:val="0"/>
      <w:divBdr>
        <w:top w:val="none" w:sz="0" w:space="0" w:color="auto"/>
        <w:left w:val="none" w:sz="0" w:space="0" w:color="auto"/>
        <w:bottom w:val="none" w:sz="0" w:space="0" w:color="auto"/>
        <w:right w:val="none" w:sz="0" w:space="0" w:color="auto"/>
      </w:divBdr>
    </w:div>
    <w:div w:id="1348285899">
      <w:bodyDiv w:val="1"/>
      <w:marLeft w:val="0"/>
      <w:marRight w:val="0"/>
      <w:marTop w:val="0"/>
      <w:marBottom w:val="0"/>
      <w:divBdr>
        <w:top w:val="none" w:sz="0" w:space="0" w:color="auto"/>
        <w:left w:val="none" w:sz="0" w:space="0" w:color="auto"/>
        <w:bottom w:val="none" w:sz="0" w:space="0" w:color="auto"/>
        <w:right w:val="none" w:sz="0" w:space="0" w:color="auto"/>
      </w:divBdr>
    </w:div>
    <w:div w:id="1402168532">
      <w:bodyDiv w:val="1"/>
      <w:marLeft w:val="0"/>
      <w:marRight w:val="0"/>
      <w:marTop w:val="0"/>
      <w:marBottom w:val="0"/>
      <w:divBdr>
        <w:top w:val="none" w:sz="0" w:space="0" w:color="auto"/>
        <w:left w:val="none" w:sz="0" w:space="0" w:color="auto"/>
        <w:bottom w:val="none" w:sz="0" w:space="0" w:color="auto"/>
        <w:right w:val="none" w:sz="0" w:space="0" w:color="auto"/>
      </w:divBdr>
    </w:div>
    <w:div w:id="1527937423">
      <w:bodyDiv w:val="1"/>
      <w:marLeft w:val="0"/>
      <w:marRight w:val="0"/>
      <w:marTop w:val="0"/>
      <w:marBottom w:val="0"/>
      <w:divBdr>
        <w:top w:val="none" w:sz="0" w:space="0" w:color="auto"/>
        <w:left w:val="none" w:sz="0" w:space="0" w:color="auto"/>
        <w:bottom w:val="none" w:sz="0" w:space="0" w:color="auto"/>
        <w:right w:val="none" w:sz="0" w:space="0" w:color="auto"/>
      </w:divBdr>
    </w:div>
    <w:div w:id="1865826522">
      <w:bodyDiv w:val="1"/>
      <w:marLeft w:val="0"/>
      <w:marRight w:val="0"/>
      <w:marTop w:val="0"/>
      <w:marBottom w:val="0"/>
      <w:divBdr>
        <w:top w:val="none" w:sz="0" w:space="0" w:color="auto"/>
        <w:left w:val="none" w:sz="0" w:space="0" w:color="auto"/>
        <w:bottom w:val="none" w:sz="0" w:space="0" w:color="auto"/>
        <w:right w:val="none" w:sz="0" w:space="0" w:color="auto"/>
      </w:divBdr>
    </w:div>
    <w:div w:id="197505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F9D7D-7A1F-4A72-87B2-DAC9BCE06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18</Pages>
  <Words>1510</Words>
  <Characters>8613</Characters>
  <Application>Microsoft Office Word</Application>
  <DocSecurity>0</DocSecurity>
  <Lines>71</Lines>
  <Paragraphs>20</Paragraphs>
  <ScaleCrop>false</ScaleCrop>
  <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郁雯 黃</dc:creator>
  <cp:keywords/>
  <dc:description/>
  <cp:lastModifiedBy>翌 黃</cp:lastModifiedBy>
  <cp:revision>133</cp:revision>
  <dcterms:created xsi:type="dcterms:W3CDTF">2021-12-17T08:17:00Z</dcterms:created>
  <dcterms:modified xsi:type="dcterms:W3CDTF">2022-01-03T12:26:00Z</dcterms:modified>
</cp:coreProperties>
</file>